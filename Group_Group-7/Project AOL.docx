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90BB" w14:textId="7DCEDB97" w:rsidR="00224643" w:rsidRPr="002E0B53" w:rsidRDefault="00224643" w:rsidP="78DA5F59">
      <w:pPr>
        <w:spacing w:line="276" w:lineRule="auto"/>
        <w:jc w:val="center"/>
        <w:rPr>
          <w:rFonts w:ascii="Times New Roman" w:eastAsia="Times New Roman" w:hAnsi="Times New Roman" w:cs="Times New Roman"/>
          <w:b/>
          <w:sz w:val="44"/>
          <w:szCs w:val="44"/>
        </w:rPr>
      </w:pPr>
      <w:r w:rsidRPr="3DB5E6C4">
        <w:rPr>
          <w:rFonts w:ascii="Times New Roman" w:eastAsia="Times New Roman" w:hAnsi="Times New Roman" w:cs="Times New Roman"/>
          <w:b/>
          <w:sz w:val="44"/>
          <w:szCs w:val="44"/>
        </w:rPr>
        <w:t>PROPOSAL</w:t>
      </w:r>
    </w:p>
    <w:p w14:paraId="4F2F20A3" w14:textId="77777777" w:rsidR="00224643" w:rsidRPr="002E0B53" w:rsidRDefault="00224643" w:rsidP="00224643">
      <w:pPr>
        <w:jc w:val="center"/>
        <w:rPr>
          <w:rFonts w:ascii="Times New Roman" w:eastAsia="Times New Roman" w:hAnsi="Times New Roman" w:cs="Times New Roman"/>
          <w:b/>
          <w:sz w:val="44"/>
          <w:szCs w:val="44"/>
        </w:rPr>
      </w:pPr>
      <w:proofErr w:type="spellStart"/>
      <w:r w:rsidRPr="3DB5E6C4">
        <w:rPr>
          <w:rFonts w:ascii="Times New Roman" w:eastAsia="Times New Roman" w:hAnsi="Times New Roman" w:cs="Times New Roman"/>
          <w:b/>
          <w:sz w:val="44"/>
          <w:szCs w:val="44"/>
        </w:rPr>
        <w:t>BookBloom</w:t>
      </w:r>
      <w:proofErr w:type="spellEnd"/>
      <w:r w:rsidRPr="3DB5E6C4">
        <w:rPr>
          <w:rFonts w:ascii="Times New Roman" w:eastAsia="Times New Roman" w:hAnsi="Times New Roman" w:cs="Times New Roman"/>
          <w:b/>
          <w:sz w:val="44"/>
          <w:szCs w:val="44"/>
        </w:rPr>
        <w:t xml:space="preserve">: Web Perpustakaan Berbasis </w:t>
      </w:r>
      <w:proofErr w:type="spellStart"/>
      <w:r w:rsidRPr="3DB5E6C4">
        <w:rPr>
          <w:rFonts w:ascii="Times New Roman" w:eastAsia="Times New Roman" w:hAnsi="Times New Roman" w:cs="Times New Roman"/>
          <w:b/>
          <w:sz w:val="44"/>
          <w:szCs w:val="44"/>
        </w:rPr>
        <w:t>Artificial</w:t>
      </w:r>
      <w:proofErr w:type="spellEnd"/>
      <w:r w:rsidRPr="3DB5E6C4">
        <w:rPr>
          <w:rFonts w:ascii="Times New Roman" w:eastAsia="Times New Roman" w:hAnsi="Times New Roman" w:cs="Times New Roman"/>
          <w:b/>
          <w:sz w:val="44"/>
          <w:szCs w:val="44"/>
        </w:rPr>
        <w:t xml:space="preserve"> </w:t>
      </w:r>
      <w:proofErr w:type="spellStart"/>
      <w:r w:rsidRPr="3DB5E6C4">
        <w:rPr>
          <w:rFonts w:ascii="Times New Roman" w:eastAsia="Times New Roman" w:hAnsi="Times New Roman" w:cs="Times New Roman"/>
          <w:b/>
          <w:sz w:val="44"/>
          <w:szCs w:val="44"/>
        </w:rPr>
        <w:t>Intelligence</w:t>
      </w:r>
      <w:proofErr w:type="spellEnd"/>
    </w:p>
    <w:p w14:paraId="153139FB" w14:textId="77777777" w:rsidR="005A50B1" w:rsidRPr="002E0B53" w:rsidRDefault="005A50B1" w:rsidP="104AF254">
      <w:pPr>
        <w:spacing w:line="276" w:lineRule="auto"/>
        <w:rPr>
          <w:rFonts w:ascii="Times New Roman" w:eastAsia="Times New Roman" w:hAnsi="Times New Roman" w:cs="Times New Roman"/>
        </w:rPr>
      </w:pPr>
    </w:p>
    <w:p w14:paraId="7A018848" w14:textId="77777777" w:rsidR="005A50B1" w:rsidRPr="002E0B53" w:rsidRDefault="005A50B1" w:rsidP="104AF254">
      <w:pPr>
        <w:spacing w:line="276" w:lineRule="auto"/>
        <w:rPr>
          <w:rFonts w:ascii="Times New Roman" w:eastAsia="Times New Roman" w:hAnsi="Times New Roman" w:cs="Times New Roman"/>
        </w:rPr>
      </w:pPr>
    </w:p>
    <w:p w14:paraId="6B9D6CD8" w14:textId="3E3D095E" w:rsidR="0030579E" w:rsidRPr="002E0B53" w:rsidRDefault="007466F4" w:rsidP="005A50B1">
      <w:pPr>
        <w:spacing w:line="276" w:lineRule="auto"/>
        <w:jc w:val="center"/>
        <w:rPr>
          <w:rFonts w:ascii="Times New Roman" w:eastAsia="Times New Roman" w:hAnsi="Times New Roman" w:cs="Times New Roman"/>
        </w:rPr>
      </w:pPr>
      <w:r>
        <w:rPr>
          <w:noProof/>
        </w:rPr>
        <w:drawing>
          <wp:inline distT="0" distB="0" distL="0" distR="0" wp14:anchorId="6C9F17EE" wp14:editId="27D630DD">
            <wp:extent cx="4469270" cy="2762250"/>
            <wp:effectExtent l="0" t="0" r="7620" b="0"/>
            <wp:docPr id="1260156996" name="drawing">
              <a:extLst xmlns:a="http://schemas.openxmlformats.org/drawingml/2006/main">
                <a:ext uri="{FF2B5EF4-FFF2-40B4-BE49-F238E27FC236}">
                  <a16:creationId xmlns:a16="http://schemas.microsoft.com/office/drawing/2014/main" id="{20B2D8A0-A7B1-4669-B93E-DDB2040DA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5699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69985" cy="2824497"/>
                    </a:xfrm>
                    <a:prstGeom prst="rect">
                      <a:avLst/>
                    </a:prstGeom>
                  </pic:spPr>
                </pic:pic>
              </a:graphicData>
            </a:graphic>
          </wp:inline>
        </w:drawing>
      </w:r>
    </w:p>
    <w:p w14:paraId="560F011F" w14:textId="77777777" w:rsidR="00B12EDB" w:rsidRPr="002E0B53" w:rsidRDefault="00B12EDB" w:rsidP="104AF254">
      <w:pPr>
        <w:spacing w:line="276" w:lineRule="auto"/>
        <w:rPr>
          <w:rFonts w:ascii="Times New Roman" w:eastAsia="Times New Roman" w:hAnsi="Times New Roman" w:cs="Times New Roman"/>
        </w:rPr>
      </w:pPr>
    </w:p>
    <w:p w14:paraId="4ADB6535" w14:textId="7642D0AB" w:rsidR="000643C9" w:rsidRPr="002E0B53" w:rsidRDefault="00D252D3" w:rsidP="007934B3">
      <w:pPr>
        <w:tabs>
          <w:tab w:val="left" w:pos="993"/>
        </w:tabs>
        <w:ind w:left="720"/>
        <w:jc w:val="center"/>
        <w:rPr>
          <w:rFonts w:ascii="Times New Roman" w:eastAsia="Times New Roman" w:hAnsi="Times New Roman" w:cs="Times New Roman"/>
        </w:rPr>
      </w:pPr>
      <w:r w:rsidRPr="002E0B53">
        <w:rPr>
          <w:rFonts w:ascii="Times New Roman" w:eastAsia="Times New Roman" w:hAnsi="Times New Roman" w:cs="Times New Roman"/>
        </w:rPr>
        <w:t>Nama Anggota:</w:t>
      </w:r>
    </w:p>
    <w:p w14:paraId="24FA9AB8" w14:textId="0F427E47" w:rsidR="000643C9" w:rsidRPr="002E0B53" w:rsidRDefault="00D252D3" w:rsidP="007F52C3">
      <w:pPr>
        <w:pStyle w:val="ListParagraph"/>
        <w:numPr>
          <w:ilvl w:val="0"/>
          <w:numId w:val="1"/>
        </w:numPr>
        <w:tabs>
          <w:tab w:val="left" w:pos="993"/>
          <w:tab w:val="left" w:pos="7088"/>
        </w:tabs>
        <w:rPr>
          <w:rFonts w:ascii="Times New Roman" w:eastAsia="Times New Roman" w:hAnsi="Times New Roman" w:cs="Times New Roman"/>
        </w:rPr>
      </w:pPr>
      <w:r w:rsidRPr="002E0B53">
        <w:rPr>
          <w:rFonts w:ascii="Times New Roman" w:eastAsia="Times New Roman" w:hAnsi="Times New Roman" w:cs="Times New Roman"/>
        </w:rPr>
        <w:t>Teguh Ilham</w:t>
      </w:r>
      <w:r w:rsidR="00002A03" w:rsidRPr="002E0B53">
        <w:rPr>
          <w:rFonts w:ascii="Times New Roman" w:eastAsia="Times New Roman" w:hAnsi="Times New Roman" w:cs="Times New Roman"/>
        </w:rPr>
        <w:t xml:space="preserve"> Saputra </w:t>
      </w:r>
      <w:r w:rsidR="00002A03">
        <w:tab/>
      </w:r>
      <w:r w:rsidR="009936ED" w:rsidRPr="002E0B53">
        <w:rPr>
          <w:rFonts w:ascii="Times New Roman" w:eastAsia="Times New Roman" w:hAnsi="Times New Roman" w:cs="Times New Roman"/>
        </w:rPr>
        <w:t>280251</w:t>
      </w:r>
      <w:r w:rsidR="00E1283D" w:rsidRPr="002E0B53">
        <w:rPr>
          <w:rFonts w:ascii="Times New Roman" w:eastAsia="Times New Roman" w:hAnsi="Times New Roman" w:cs="Times New Roman"/>
        </w:rPr>
        <w:t>5</w:t>
      </w:r>
      <w:r w:rsidR="009936ED" w:rsidRPr="002E0B53">
        <w:rPr>
          <w:rFonts w:ascii="Times New Roman" w:eastAsia="Times New Roman" w:hAnsi="Times New Roman" w:cs="Times New Roman"/>
        </w:rPr>
        <w:t>1</w:t>
      </w:r>
      <w:r w:rsidR="00E1283D" w:rsidRPr="002E0B53">
        <w:rPr>
          <w:rFonts w:ascii="Times New Roman" w:eastAsia="Times New Roman" w:hAnsi="Times New Roman" w:cs="Times New Roman"/>
        </w:rPr>
        <w:t>4</w:t>
      </w:r>
      <w:r w:rsidR="009936ED" w:rsidRPr="002E0B53">
        <w:rPr>
          <w:rFonts w:ascii="Times New Roman" w:eastAsia="Times New Roman" w:hAnsi="Times New Roman" w:cs="Times New Roman"/>
        </w:rPr>
        <w:t>1</w:t>
      </w:r>
    </w:p>
    <w:p w14:paraId="58D6C492" w14:textId="4C5E65EF" w:rsidR="000643C9" w:rsidRPr="002E0B53" w:rsidRDefault="001271A2" w:rsidP="007F52C3">
      <w:pPr>
        <w:pStyle w:val="ListParagraph"/>
        <w:numPr>
          <w:ilvl w:val="0"/>
          <w:numId w:val="1"/>
        </w:numPr>
        <w:tabs>
          <w:tab w:val="left" w:pos="993"/>
          <w:tab w:val="left" w:pos="7088"/>
        </w:tabs>
        <w:rPr>
          <w:rFonts w:ascii="Times New Roman" w:eastAsia="Times New Roman" w:hAnsi="Times New Roman" w:cs="Times New Roman"/>
        </w:rPr>
      </w:pPr>
      <w:r w:rsidRPr="002E0B53">
        <w:rPr>
          <w:rFonts w:ascii="Times New Roman" w:eastAsia="Times New Roman" w:hAnsi="Times New Roman" w:cs="Times New Roman"/>
        </w:rPr>
        <w:t xml:space="preserve">Jeremy </w:t>
      </w:r>
      <w:proofErr w:type="spellStart"/>
      <w:r w:rsidRPr="002E0B53">
        <w:rPr>
          <w:rFonts w:ascii="Times New Roman" w:eastAsia="Times New Roman" w:hAnsi="Times New Roman" w:cs="Times New Roman"/>
        </w:rPr>
        <w:t>Arden</w:t>
      </w:r>
      <w:proofErr w:type="spellEnd"/>
      <w:r w:rsidRPr="002E0B53">
        <w:rPr>
          <w:rFonts w:ascii="Times New Roman" w:eastAsia="Times New Roman" w:hAnsi="Times New Roman" w:cs="Times New Roman"/>
        </w:rPr>
        <w:t xml:space="preserve"> Aryanto </w:t>
      </w:r>
      <w:r>
        <w:tab/>
      </w:r>
      <w:r w:rsidRPr="002E0B53">
        <w:rPr>
          <w:rFonts w:ascii="Times New Roman" w:eastAsia="Times New Roman" w:hAnsi="Times New Roman" w:cs="Times New Roman"/>
        </w:rPr>
        <w:t>2802404343</w:t>
      </w:r>
    </w:p>
    <w:p w14:paraId="14DDBC6C" w14:textId="5809B434" w:rsidR="00A657D8" w:rsidRPr="002E0B53" w:rsidRDefault="009116AC" w:rsidP="007F52C3">
      <w:pPr>
        <w:pStyle w:val="ListParagraph"/>
        <w:numPr>
          <w:ilvl w:val="0"/>
          <w:numId w:val="1"/>
        </w:numPr>
        <w:tabs>
          <w:tab w:val="left" w:pos="993"/>
          <w:tab w:val="left" w:pos="7088"/>
        </w:tabs>
        <w:rPr>
          <w:rFonts w:ascii="Times New Roman" w:eastAsia="Times New Roman" w:hAnsi="Times New Roman" w:cs="Times New Roman"/>
        </w:rPr>
      </w:pPr>
      <w:r w:rsidRPr="002E0B53">
        <w:rPr>
          <w:rFonts w:ascii="Times New Roman" w:eastAsia="Times New Roman" w:hAnsi="Times New Roman" w:cs="Times New Roman"/>
        </w:rPr>
        <w:t xml:space="preserve">Jeremy Nicholas </w:t>
      </w:r>
      <w:proofErr w:type="spellStart"/>
      <w:r w:rsidRPr="002E0B53">
        <w:rPr>
          <w:rFonts w:ascii="Times New Roman" w:eastAsia="Times New Roman" w:hAnsi="Times New Roman" w:cs="Times New Roman"/>
        </w:rPr>
        <w:t>Ethlan</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Lugito</w:t>
      </w:r>
      <w:proofErr w:type="spellEnd"/>
      <w:r>
        <w:tab/>
      </w:r>
      <w:r w:rsidR="00526B2B" w:rsidRPr="002E0B53">
        <w:rPr>
          <w:rFonts w:ascii="Times New Roman" w:eastAsia="Times New Roman" w:hAnsi="Times New Roman" w:cs="Times New Roman"/>
        </w:rPr>
        <w:t>2802402363</w:t>
      </w:r>
    </w:p>
    <w:p w14:paraId="0AA8AD78" w14:textId="51FE7CFF" w:rsidR="00526B2B" w:rsidRPr="002E0B53" w:rsidRDefault="00526B2B" w:rsidP="007F52C3">
      <w:pPr>
        <w:pStyle w:val="ListParagraph"/>
        <w:numPr>
          <w:ilvl w:val="0"/>
          <w:numId w:val="1"/>
        </w:numPr>
        <w:tabs>
          <w:tab w:val="left" w:pos="993"/>
          <w:tab w:val="left" w:pos="7088"/>
        </w:tabs>
        <w:rPr>
          <w:rFonts w:ascii="Times New Roman" w:eastAsia="Times New Roman" w:hAnsi="Times New Roman" w:cs="Times New Roman"/>
        </w:rPr>
      </w:pPr>
      <w:r w:rsidRPr="002E0B53">
        <w:rPr>
          <w:rFonts w:ascii="Times New Roman" w:eastAsia="Times New Roman" w:hAnsi="Times New Roman" w:cs="Times New Roman"/>
        </w:rPr>
        <w:t>Early Achiril Putra</w:t>
      </w:r>
      <w:r>
        <w:tab/>
      </w:r>
      <w:r w:rsidRPr="002E0B53">
        <w:rPr>
          <w:rFonts w:ascii="Times New Roman" w:eastAsia="Times New Roman" w:hAnsi="Times New Roman" w:cs="Times New Roman"/>
        </w:rPr>
        <w:t>2802515261</w:t>
      </w:r>
    </w:p>
    <w:p w14:paraId="2B1AAFA2" w14:textId="77777777" w:rsidR="000643C9" w:rsidRPr="002E0B53" w:rsidRDefault="000643C9" w:rsidP="007934B3">
      <w:pPr>
        <w:tabs>
          <w:tab w:val="left" w:pos="993"/>
          <w:tab w:val="left" w:pos="6096"/>
        </w:tabs>
        <w:rPr>
          <w:rFonts w:ascii="Times New Roman" w:eastAsia="Times New Roman" w:hAnsi="Times New Roman" w:cs="Times New Roman"/>
        </w:rPr>
      </w:pPr>
    </w:p>
    <w:p w14:paraId="15DDE6BC" w14:textId="77777777" w:rsidR="007934B3" w:rsidRPr="002E0B53" w:rsidRDefault="007934B3" w:rsidP="007934B3">
      <w:pPr>
        <w:tabs>
          <w:tab w:val="left" w:pos="993"/>
          <w:tab w:val="left" w:pos="6096"/>
        </w:tabs>
        <w:rPr>
          <w:rFonts w:ascii="Times New Roman" w:eastAsia="Times New Roman" w:hAnsi="Times New Roman" w:cs="Times New Roman"/>
        </w:rPr>
      </w:pPr>
    </w:p>
    <w:p w14:paraId="5A74D852" w14:textId="77777777" w:rsidR="007934B3" w:rsidRPr="002E0B53" w:rsidRDefault="007934B3" w:rsidP="007934B3">
      <w:pPr>
        <w:tabs>
          <w:tab w:val="left" w:pos="993"/>
          <w:tab w:val="left" w:pos="6096"/>
        </w:tabs>
        <w:rPr>
          <w:rFonts w:ascii="Times New Roman" w:eastAsia="Times New Roman" w:hAnsi="Times New Roman" w:cs="Times New Roman"/>
        </w:rPr>
      </w:pPr>
    </w:p>
    <w:p w14:paraId="42DE9D7B" w14:textId="77777777" w:rsidR="000643C9" w:rsidRPr="002E0B53" w:rsidRDefault="000643C9" w:rsidP="000643C9">
      <w:pPr>
        <w:rPr>
          <w:rFonts w:ascii="Times New Roman" w:eastAsia="Times New Roman" w:hAnsi="Times New Roman" w:cs="Times New Roman"/>
        </w:rPr>
      </w:pPr>
    </w:p>
    <w:p w14:paraId="09468438" w14:textId="77777777" w:rsidR="007934B3" w:rsidRPr="002E0B53" w:rsidRDefault="007934B3" w:rsidP="000643C9">
      <w:pPr>
        <w:rPr>
          <w:rFonts w:ascii="Times New Roman" w:eastAsia="Times New Roman" w:hAnsi="Times New Roman" w:cs="Times New Roman"/>
        </w:rPr>
      </w:pPr>
    </w:p>
    <w:p w14:paraId="397E94E9" w14:textId="4823724E" w:rsidR="000643C9" w:rsidRPr="002E0B53" w:rsidRDefault="000643C9" w:rsidP="000643C9">
      <w:pPr>
        <w:rPr>
          <w:rFonts w:ascii="Times New Roman" w:eastAsia="Times New Roman" w:hAnsi="Times New Roman" w:cs="Times New Roman"/>
        </w:rPr>
        <w:sectPr w:rsidR="000643C9" w:rsidRPr="002E0B53" w:rsidSect="00237DF3">
          <w:headerReference w:type="default" r:id="rId9"/>
          <w:footerReference w:type="default" r:id="rId10"/>
          <w:headerReference w:type="first" r:id="rId11"/>
          <w:footerReference w:type="first" r:id="rId12"/>
          <w:pgSz w:w="11907" w:h="16839" w:code="9"/>
          <w:pgMar w:top="1701" w:right="1701" w:bottom="2268" w:left="1701" w:header="708" w:footer="708" w:gutter="0"/>
          <w:cols w:space="708"/>
          <w:titlePg/>
          <w:docGrid w:linePitch="360"/>
        </w:sectPr>
      </w:pPr>
    </w:p>
    <w:p w14:paraId="1919B893" w14:textId="7C114C07" w:rsidR="28795639" w:rsidRPr="002E0B53" w:rsidRDefault="28795639"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DAFTAR ISI</w:t>
      </w:r>
    </w:p>
    <w:sdt>
      <w:sdtPr>
        <w:id w:val="1859476627"/>
        <w:docPartObj>
          <w:docPartGallery w:val="Table of Contents"/>
          <w:docPartUnique/>
        </w:docPartObj>
      </w:sdtPr>
      <w:sdtContent>
        <w:p w14:paraId="34E665FC" w14:textId="1209D3A1" w:rsidR="003F2B6F" w:rsidRDefault="61D2DEC0">
          <w:pPr>
            <w:pStyle w:val="TOC1"/>
            <w:tabs>
              <w:tab w:val="right" w:leader="dot" w:pos="8495"/>
            </w:tabs>
            <w:rPr>
              <w:noProof/>
              <w:lang w:eastAsia="id-ID"/>
            </w:rPr>
          </w:pPr>
          <w:r>
            <w:fldChar w:fldCharType="begin"/>
          </w:r>
          <w:r>
            <w:instrText>TOC \o "1-9" \z \u \h</w:instrText>
          </w:r>
          <w:r>
            <w:fldChar w:fldCharType="separate"/>
          </w:r>
          <w:hyperlink w:anchor="_Toc217144286" w:history="1">
            <w:r w:rsidR="003F2B6F" w:rsidRPr="00202955">
              <w:rPr>
                <w:rStyle w:val="Hyperlink"/>
                <w:rFonts w:ascii="Times New Roman" w:eastAsia="Times New Roman" w:hAnsi="Times New Roman" w:cs="Times New Roman"/>
                <w:noProof/>
              </w:rPr>
              <w:t>BAB 1 PENDAHULUAN</w:t>
            </w:r>
            <w:r w:rsidR="003F2B6F">
              <w:rPr>
                <w:noProof/>
                <w:webHidden/>
              </w:rPr>
              <w:tab/>
            </w:r>
            <w:r w:rsidR="003F2B6F">
              <w:rPr>
                <w:noProof/>
                <w:webHidden/>
              </w:rPr>
              <w:fldChar w:fldCharType="begin"/>
            </w:r>
            <w:r w:rsidR="003F2B6F">
              <w:rPr>
                <w:noProof/>
                <w:webHidden/>
              </w:rPr>
              <w:instrText xml:space="preserve"> PAGEREF _Toc217144286 \h </w:instrText>
            </w:r>
            <w:r w:rsidR="003F2B6F">
              <w:rPr>
                <w:noProof/>
                <w:webHidden/>
              </w:rPr>
            </w:r>
            <w:r w:rsidR="003F2B6F">
              <w:rPr>
                <w:noProof/>
                <w:webHidden/>
              </w:rPr>
              <w:fldChar w:fldCharType="separate"/>
            </w:r>
            <w:r w:rsidR="003F2B6F">
              <w:rPr>
                <w:noProof/>
                <w:webHidden/>
              </w:rPr>
              <w:t>1</w:t>
            </w:r>
            <w:r w:rsidR="003F2B6F">
              <w:rPr>
                <w:noProof/>
                <w:webHidden/>
              </w:rPr>
              <w:fldChar w:fldCharType="end"/>
            </w:r>
          </w:hyperlink>
        </w:p>
        <w:p w14:paraId="05E34DCA" w14:textId="44C15A28" w:rsidR="003F2B6F" w:rsidRDefault="003F2B6F">
          <w:pPr>
            <w:pStyle w:val="TOC1"/>
            <w:tabs>
              <w:tab w:val="right" w:leader="dot" w:pos="8495"/>
            </w:tabs>
            <w:rPr>
              <w:noProof/>
              <w:lang w:eastAsia="id-ID"/>
            </w:rPr>
          </w:pPr>
          <w:hyperlink w:anchor="_Toc217144287" w:history="1">
            <w:r w:rsidRPr="00202955">
              <w:rPr>
                <w:rStyle w:val="Hyperlink"/>
                <w:rFonts w:ascii="Times New Roman" w:eastAsia="Times New Roman" w:hAnsi="Times New Roman" w:cs="Times New Roman"/>
                <w:noProof/>
              </w:rPr>
              <w:t>BAB 2 TINJAUAN PUSTAKA</w:t>
            </w:r>
            <w:r>
              <w:rPr>
                <w:noProof/>
                <w:webHidden/>
              </w:rPr>
              <w:tab/>
            </w:r>
            <w:r>
              <w:rPr>
                <w:noProof/>
                <w:webHidden/>
              </w:rPr>
              <w:fldChar w:fldCharType="begin"/>
            </w:r>
            <w:r>
              <w:rPr>
                <w:noProof/>
                <w:webHidden/>
              </w:rPr>
              <w:instrText xml:space="preserve"> PAGEREF _Toc217144287 \h </w:instrText>
            </w:r>
            <w:r>
              <w:rPr>
                <w:noProof/>
                <w:webHidden/>
              </w:rPr>
            </w:r>
            <w:r>
              <w:rPr>
                <w:noProof/>
                <w:webHidden/>
              </w:rPr>
              <w:fldChar w:fldCharType="separate"/>
            </w:r>
            <w:r>
              <w:rPr>
                <w:noProof/>
                <w:webHidden/>
              </w:rPr>
              <w:t>2</w:t>
            </w:r>
            <w:r>
              <w:rPr>
                <w:noProof/>
                <w:webHidden/>
              </w:rPr>
              <w:fldChar w:fldCharType="end"/>
            </w:r>
          </w:hyperlink>
        </w:p>
        <w:p w14:paraId="7C2BFEAB" w14:textId="1BC42D07" w:rsidR="003F2B6F" w:rsidRDefault="003F2B6F">
          <w:pPr>
            <w:pStyle w:val="TOC2"/>
            <w:tabs>
              <w:tab w:val="right" w:leader="dot" w:pos="8495"/>
            </w:tabs>
            <w:rPr>
              <w:noProof/>
              <w:lang w:eastAsia="id-ID"/>
            </w:rPr>
          </w:pPr>
          <w:hyperlink w:anchor="_Toc217144288" w:history="1">
            <w:r w:rsidRPr="00202955">
              <w:rPr>
                <w:rStyle w:val="Hyperlink"/>
                <w:rFonts w:ascii="Times New Roman" w:eastAsia="Times New Roman" w:hAnsi="Times New Roman" w:cs="Times New Roman"/>
                <w:b/>
                <w:bCs/>
                <w:noProof/>
              </w:rPr>
              <w:t>2.1 Sistem Rekomendasi dan Tantangan Big Data</w:t>
            </w:r>
            <w:r>
              <w:rPr>
                <w:noProof/>
                <w:webHidden/>
              </w:rPr>
              <w:tab/>
            </w:r>
            <w:r>
              <w:rPr>
                <w:noProof/>
                <w:webHidden/>
              </w:rPr>
              <w:fldChar w:fldCharType="begin"/>
            </w:r>
            <w:r>
              <w:rPr>
                <w:noProof/>
                <w:webHidden/>
              </w:rPr>
              <w:instrText xml:space="preserve"> PAGEREF _Toc217144288 \h </w:instrText>
            </w:r>
            <w:r>
              <w:rPr>
                <w:noProof/>
                <w:webHidden/>
              </w:rPr>
            </w:r>
            <w:r>
              <w:rPr>
                <w:noProof/>
                <w:webHidden/>
              </w:rPr>
              <w:fldChar w:fldCharType="separate"/>
            </w:r>
            <w:r>
              <w:rPr>
                <w:noProof/>
                <w:webHidden/>
              </w:rPr>
              <w:t>2</w:t>
            </w:r>
            <w:r>
              <w:rPr>
                <w:noProof/>
                <w:webHidden/>
              </w:rPr>
              <w:fldChar w:fldCharType="end"/>
            </w:r>
          </w:hyperlink>
        </w:p>
        <w:p w14:paraId="3ED5E07B" w14:textId="2E794A3D" w:rsidR="003F2B6F" w:rsidRDefault="003F2B6F">
          <w:pPr>
            <w:pStyle w:val="TOC2"/>
            <w:tabs>
              <w:tab w:val="right" w:leader="dot" w:pos="8495"/>
            </w:tabs>
            <w:rPr>
              <w:noProof/>
              <w:lang w:eastAsia="id-ID"/>
            </w:rPr>
          </w:pPr>
          <w:hyperlink w:anchor="_Toc217144289" w:history="1">
            <w:r w:rsidRPr="00202955">
              <w:rPr>
                <w:rStyle w:val="Hyperlink"/>
                <w:rFonts w:ascii="Times New Roman" w:eastAsia="Times New Roman" w:hAnsi="Times New Roman" w:cs="Times New Roman"/>
                <w:b/>
                <w:bCs/>
                <w:noProof/>
              </w:rPr>
              <w:t>2.2 Content-Based Filtering dengan TF-IDF</w:t>
            </w:r>
            <w:r>
              <w:rPr>
                <w:noProof/>
                <w:webHidden/>
              </w:rPr>
              <w:tab/>
            </w:r>
            <w:r>
              <w:rPr>
                <w:noProof/>
                <w:webHidden/>
              </w:rPr>
              <w:fldChar w:fldCharType="begin"/>
            </w:r>
            <w:r>
              <w:rPr>
                <w:noProof/>
                <w:webHidden/>
              </w:rPr>
              <w:instrText xml:space="preserve"> PAGEREF _Toc217144289 \h </w:instrText>
            </w:r>
            <w:r>
              <w:rPr>
                <w:noProof/>
                <w:webHidden/>
              </w:rPr>
            </w:r>
            <w:r>
              <w:rPr>
                <w:noProof/>
                <w:webHidden/>
              </w:rPr>
              <w:fldChar w:fldCharType="separate"/>
            </w:r>
            <w:r>
              <w:rPr>
                <w:noProof/>
                <w:webHidden/>
              </w:rPr>
              <w:t>2</w:t>
            </w:r>
            <w:r>
              <w:rPr>
                <w:noProof/>
                <w:webHidden/>
              </w:rPr>
              <w:fldChar w:fldCharType="end"/>
            </w:r>
          </w:hyperlink>
        </w:p>
        <w:p w14:paraId="2E1199FD" w14:textId="75338AD1" w:rsidR="003F2B6F" w:rsidRDefault="003F2B6F">
          <w:pPr>
            <w:pStyle w:val="TOC2"/>
            <w:tabs>
              <w:tab w:val="right" w:leader="dot" w:pos="8495"/>
            </w:tabs>
            <w:rPr>
              <w:noProof/>
              <w:lang w:eastAsia="id-ID"/>
            </w:rPr>
          </w:pPr>
          <w:hyperlink w:anchor="_Toc217144290" w:history="1">
            <w:r w:rsidRPr="00202955">
              <w:rPr>
                <w:rStyle w:val="Hyperlink"/>
                <w:rFonts w:ascii="Times New Roman" w:eastAsia="Times New Roman" w:hAnsi="Times New Roman" w:cs="Times New Roman"/>
                <w:b/>
                <w:bCs/>
                <w:noProof/>
              </w:rPr>
              <w:t>2.3 Matrix Factorization &amp; SVD</w:t>
            </w:r>
            <w:r>
              <w:rPr>
                <w:noProof/>
                <w:webHidden/>
              </w:rPr>
              <w:tab/>
            </w:r>
            <w:r>
              <w:rPr>
                <w:noProof/>
                <w:webHidden/>
              </w:rPr>
              <w:fldChar w:fldCharType="begin"/>
            </w:r>
            <w:r>
              <w:rPr>
                <w:noProof/>
                <w:webHidden/>
              </w:rPr>
              <w:instrText xml:space="preserve"> PAGEREF _Toc217144290 \h </w:instrText>
            </w:r>
            <w:r>
              <w:rPr>
                <w:noProof/>
                <w:webHidden/>
              </w:rPr>
            </w:r>
            <w:r>
              <w:rPr>
                <w:noProof/>
                <w:webHidden/>
              </w:rPr>
              <w:fldChar w:fldCharType="separate"/>
            </w:r>
            <w:r>
              <w:rPr>
                <w:noProof/>
                <w:webHidden/>
              </w:rPr>
              <w:t>3</w:t>
            </w:r>
            <w:r>
              <w:rPr>
                <w:noProof/>
                <w:webHidden/>
              </w:rPr>
              <w:fldChar w:fldCharType="end"/>
            </w:r>
          </w:hyperlink>
        </w:p>
        <w:p w14:paraId="744D4770" w14:textId="12A6164C" w:rsidR="003F2B6F" w:rsidRDefault="003F2B6F">
          <w:pPr>
            <w:pStyle w:val="TOC2"/>
            <w:tabs>
              <w:tab w:val="right" w:leader="dot" w:pos="8495"/>
            </w:tabs>
            <w:rPr>
              <w:noProof/>
              <w:lang w:eastAsia="id-ID"/>
            </w:rPr>
          </w:pPr>
          <w:hyperlink w:anchor="_Toc217144291" w:history="1">
            <w:r w:rsidRPr="00202955">
              <w:rPr>
                <w:rStyle w:val="Hyperlink"/>
                <w:rFonts w:ascii="Times New Roman" w:eastAsia="Times New Roman" w:hAnsi="Times New Roman" w:cs="Times New Roman"/>
                <w:b/>
                <w:bCs/>
                <w:noProof/>
              </w:rPr>
              <w:t>2.4 Sistem Rekomendasi Hibrida dengan LightGBM</w:t>
            </w:r>
            <w:r>
              <w:rPr>
                <w:noProof/>
                <w:webHidden/>
              </w:rPr>
              <w:tab/>
            </w:r>
            <w:r>
              <w:rPr>
                <w:noProof/>
                <w:webHidden/>
              </w:rPr>
              <w:fldChar w:fldCharType="begin"/>
            </w:r>
            <w:r>
              <w:rPr>
                <w:noProof/>
                <w:webHidden/>
              </w:rPr>
              <w:instrText xml:space="preserve"> PAGEREF _Toc217144291 \h </w:instrText>
            </w:r>
            <w:r>
              <w:rPr>
                <w:noProof/>
                <w:webHidden/>
              </w:rPr>
            </w:r>
            <w:r>
              <w:rPr>
                <w:noProof/>
                <w:webHidden/>
              </w:rPr>
              <w:fldChar w:fldCharType="separate"/>
            </w:r>
            <w:r>
              <w:rPr>
                <w:noProof/>
                <w:webHidden/>
              </w:rPr>
              <w:t>3</w:t>
            </w:r>
            <w:r>
              <w:rPr>
                <w:noProof/>
                <w:webHidden/>
              </w:rPr>
              <w:fldChar w:fldCharType="end"/>
            </w:r>
          </w:hyperlink>
        </w:p>
        <w:p w14:paraId="53BA8D4C" w14:textId="31F6E924" w:rsidR="003F2B6F" w:rsidRDefault="003F2B6F">
          <w:pPr>
            <w:pStyle w:val="TOC1"/>
            <w:tabs>
              <w:tab w:val="right" w:leader="dot" w:pos="8495"/>
            </w:tabs>
            <w:rPr>
              <w:noProof/>
              <w:lang w:eastAsia="id-ID"/>
            </w:rPr>
          </w:pPr>
          <w:hyperlink w:anchor="_Toc217144292" w:history="1">
            <w:r w:rsidRPr="00202955">
              <w:rPr>
                <w:rStyle w:val="Hyperlink"/>
                <w:rFonts w:ascii="Times New Roman" w:hAnsi="Times New Roman" w:cs="Times New Roman"/>
                <w:noProof/>
              </w:rPr>
              <w:t>BAB 3 TAHAP PELAKSANAAN</w:t>
            </w:r>
            <w:r>
              <w:rPr>
                <w:noProof/>
                <w:webHidden/>
              </w:rPr>
              <w:tab/>
            </w:r>
            <w:r>
              <w:rPr>
                <w:noProof/>
                <w:webHidden/>
              </w:rPr>
              <w:fldChar w:fldCharType="begin"/>
            </w:r>
            <w:r>
              <w:rPr>
                <w:noProof/>
                <w:webHidden/>
              </w:rPr>
              <w:instrText xml:space="preserve"> PAGEREF _Toc217144292 \h </w:instrText>
            </w:r>
            <w:r>
              <w:rPr>
                <w:noProof/>
                <w:webHidden/>
              </w:rPr>
            </w:r>
            <w:r>
              <w:rPr>
                <w:noProof/>
                <w:webHidden/>
              </w:rPr>
              <w:fldChar w:fldCharType="separate"/>
            </w:r>
            <w:r>
              <w:rPr>
                <w:noProof/>
                <w:webHidden/>
              </w:rPr>
              <w:t>3</w:t>
            </w:r>
            <w:r>
              <w:rPr>
                <w:noProof/>
                <w:webHidden/>
              </w:rPr>
              <w:fldChar w:fldCharType="end"/>
            </w:r>
          </w:hyperlink>
        </w:p>
        <w:p w14:paraId="36CB6EF5" w14:textId="001D749C" w:rsidR="003F2B6F" w:rsidRDefault="003F2B6F">
          <w:pPr>
            <w:pStyle w:val="TOC2"/>
            <w:tabs>
              <w:tab w:val="right" w:leader="dot" w:pos="8495"/>
            </w:tabs>
            <w:rPr>
              <w:noProof/>
              <w:lang w:eastAsia="id-ID"/>
            </w:rPr>
          </w:pPr>
          <w:hyperlink w:anchor="_Toc217144293" w:history="1">
            <w:r w:rsidRPr="00202955">
              <w:rPr>
                <w:rStyle w:val="Hyperlink"/>
                <w:rFonts w:ascii="Times New Roman" w:hAnsi="Times New Roman" w:cs="Times New Roman"/>
                <w:b/>
                <w:bCs/>
                <w:noProof/>
              </w:rPr>
              <w:t>3. 1 Pengumpulan dan Persiapan Data Sekunder     (Perception)</w:t>
            </w:r>
            <w:r>
              <w:rPr>
                <w:noProof/>
                <w:webHidden/>
              </w:rPr>
              <w:tab/>
            </w:r>
            <w:r>
              <w:rPr>
                <w:noProof/>
                <w:webHidden/>
              </w:rPr>
              <w:fldChar w:fldCharType="begin"/>
            </w:r>
            <w:r>
              <w:rPr>
                <w:noProof/>
                <w:webHidden/>
              </w:rPr>
              <w:instrText xml:space="preserve"> PAGEREF _Toc217144293 \h </w:instrText>
            </w:r>
            <w:r>
              <w:rPr>
                <w:noProof/>
                <w:webHidden/>
              </w:rPr>
            </w:r>
            <w:r>
              <w:rPr>
                <w:noProof/>
                <w:webHidden/>
              </w:rPr>
              <w:fldChar w:fldCharType="separate"/>
            </w:r>
            <w:r>
              <w:rPr>
                <w:noProof/>
                <w:webHidden/>
              </w:rPr>
              <w:t>4</w:t>
            </w:r>
            <w:r>
              <w:rPr>
                <w:noProof/>
                <w:webHidden/>
              </w:rPr>
              <w:fldChar w:fldCharType="end"/>
            </w:r>
          </w:hyperlink>
        </w:p>
        <w:p w14:paraId="356C7862" w14:textId="344E76F4" w:rsidR="003F2B6F" w:rsidRDefault="003F2B6F">
          <w:pPr>
            <w:pStyle w:val="TOC2"/>
            <w:tabs>
              <w:tab w:val="right" w:leader="dot" w:pos="8495"/>
            </w:tabs>
            <w:rPr>
              <w:noProof/>
              <w:lang w:eastAsia="id-ID"/>
            </w:rPr>
          </w:pPr>
          <w:hyperlink w:anchor="_Toc217144294" w:history="1">
            <w:r w:rsidRPr="00202955">
              <w:rPr>
                <w:rStyle w:val="Hyperlink"/>
                <w:rFonts w:ascii="Times New Roman" w:hAnsi="Times New Roman" w:cs="Times New Roman"/>
                <w:b/>
                <w:bCs/>
                <w:noProof/>
              </w:rPr>
              <w:t>3. 2 Penyusunan Desain Teknis dan Implementasi (Brain)</w:t>
            </w:r>
            <w:r>
              <w:rPr>
                <w:noProof/>
                <w:webHidden/>
              </w:rPr>
              <w:tab/>
            </w:r>
            <w:r>
              <w:rPr>
                <w:noProof/>
                <w:webHidden/>
              </w:rPr>
              <w:fldChar w:fldCharType="begin"/>
            </w:r>
            <w:r>
              <w:rPr>
                <w:noProof/>
                <w:webHidden/>
              </w:rPr>
              <w:instrText xml:space="preserve"> PAGEREF _Toc217144294 \h </w:instrText>
            </w:r>
            <w:r>
              <w:rPr>
                <w:noProof/>
                <w:webHidden/>
              </w:rPr>
            </w:r>
            <w:r>
              <w:rPr>
                <w:noProof/>
                <w:webHidden/>
              </w:rPr>
              <w:fldChar w:fldCharType="separate"/>
            </w:r>
            <w:r>
              <w:rPr>
                <w:noProof/>
                <w:webHidden/>
              </w:rPr>
              <w:t>4</w:t>
            </w:r>
            <w:r>
              <w:rPr>
                <w:noProof/>
                <w:webHidden/>
              </w:rPr>
              <w:fldChar w:fldCharType="end"/>
            </w:r>
          </w:hyperlink>
        </w:p>
        <w:p w14:paraId="1D53171A" w14:textId="583F58A1" w:rsidR="003F2B6F" w:rsidRDefault="003F2B6F">
          <w:pPr>
            <w:pStyle w:val="TOC2"/>
            <w:tabs>
              <w:tab w:val="right" w:leader="dot" w:pos="8495"/>
            </w:tabs>
            <w:rPr>
              <w:noProof/>
              <w:lang w:eastAsia="id-ID"/>
            </w:rPr>
          </w:pPr>
          <w:hyperlink w:anchor="_Toc217144295" w:history="1">
            <w:r w:rsidRPr="00202955">
              <w:rPr>
                <w:rStyle w:val="Hyperlink"/>
                <w:rFonts w:ascii="Times New Roman" w:hAnsi="Times New Roman" w:cs="Times New Roman"/>
                <w:b/>
                <w:bCs/>
                <w:noProof/>
              </w:rPr>
              <w:t>3. 3 Pengujian Keandalan dan Validasi Kinerja</w:t>
            </w:r>
            <w:r>
              <w:rPr>
                <w:noProof/>
                <w:webHidden/>
              </w:rPr>
              <w:tab/>
            </w:r>
            <w:r>
              <w:rPr>
                <w:noProof/>
                <w:webHidden/>
              </w:rPr>
              <w:fldChar w:fldCharType="begin"/>
            </w:r>
            <w:r>
              <w:rPr>
                <w:noProof/>
                <w:webHidden/>
              </w:rPr>
              <w:instrText xml:space="preserve"> PAGEREF _Toc217144295 \h </w:instrText>
            </w:r>
            <w:r>
              <w:rPr>
                <w:noProof/>
                <w:webHidden/>
              </w:rPr>
            </w:r>
            <w:r>
              <w:rPr>
                <w:noProof/>
                <w:webHidden/>
              </w:rPr>
              <w:fldChar w:fldCharType="separate"/>
            </w:r>
            <w:r>
              <w:rPr>
                <w:noProof/>
                <w:webHidden/>
              </w:rPr>
              <w:t>6</w:t>
            </w:r>
            <w:r>
              <w:rPr>
                <w:noProof/>
                <w:webHidden/>
              </w:rPr>
              <w:fldChar w:fldCharType="end"/>
            </w:r>
          </w:hyperlink>
        </w:p>
        <w:p w14:paraId="17AA0F93" w14:textId="2935FF40" w:rsidR="003F2B6F" w:rsidRDefault="003F2B6F">
          <w:pPr>
            <w:pStyle w:val="TOC2"/>
            <w:tabs>
              <w:tab w:val="right" w:leader="dot" w:pos="8495"/>
            </w:tabs>
            <w:rPr>
              <w:noProof/>
              <w:lang w:eastAsia="id-ID"/>
            </w:rPr>
          </w:pPr>
          <w:hyperlink w:anchor="_Toc217144296" w:history="1">
            <w:r w:rsidRPr="00202955">
              <w:rPr>
                <w:rStyle w:val="Hyperlink"/>
                <w:rFonts w:ascii="Times New Roman" w:hAnsi="Times New Roman" w:cs="Times New Roman"/>
                <w:b/>
                <w:bCs/>
                <w:noProof/>
              </w:rPr>
              <w:t>3. 4 Hasil Sistem Rekomendasi setelah Validasi</w:t>
            </w:r>
            <w:r>
              <w:rPr>
                <w:noProof/>
                <w:webHidden/>
              </w:rPr>
              <w:tab/>
            </w:r>
            <w:r>
              <w:rPr>
                <w:noProof/>
                <w:webHidden/>
              </w:rPr>
              <w:fldChar w:fldCharType="begin"/>
            </w:r>
            <w:r>
              <w:rPr>
                <w:noProof/>
                <w:webHidden/>
              </w:rPr>
              <w:instrText xml:space="preserve"> PAGEREF _Toc217144296 \h </w:instrText>
            </w:r>
            <w:r>
              <w:rPr>
                <w:noProof/>
                <w:webHidden/>
              </w:rPr>
            </w:r>
            <w:r>
              <w:rPr>
                <w:noProof/>
                <w:webHidden/>
              </w:rPr>
              <w:fldChar w:fldCharType="separate"/>
            </w:r>
            <w:r>
              <w:rPr>
                <w:noProof/>
                <w:webHidden/>
              </w:rPr>
              <w:t>8</w:t>
            </w:r>
            <w:r>
              <w:rPr>
                <w:noProof/>
                <w:webHidden/>
              </w:rPr>
              <w:fldChar w:fldCharType="end"/>
            </w:r>
          </w:hyperlink>
        </w:p>
        <w:p w14:paraId="722426AF" w14:textId="3FB6F2C3" w:rsidR="003F2B6F" w:rsidRDefault="003F2B6F">
          <w:pPr>
            <w:pStyle w:val="TOC2"/>
            <w:tabs>
              <w:tab w:val="right" w:leader="dot" w:pos="8495"/>
            </w:tabs>
            <w:rPr>
              <w:noProof/>
              <w:lang w:eastAsia="id-ID"/>
            </w:rPr>
          </w:pPr>
          <w:hyperlink w:anchor="_Toc217144297" w:history="1">
            <w:r w:rsidRPr="00202955">
              <w:rPr>
                <w:rStyle w:val="Hyperlink"/>
                <w:rFonts w:ascii="Times New Roman" w:eastAsia="Times New Roman" w:hAnsi="Times New Roman" w:cs="Times New Roman"/>
                <w:b/>
                <w:noProof/>
              </w:rPr>
              <w:t>3. 5 Deklarasi Penggunaan AI dan Tinjauan Etis</w:t>
            </w:r>
            <w:r>
              <w:rPr>
                <w:noProof/>
                <w:webHidden/>
              </w:rPr>
              <w:tab/>
            </w:r>
            <w:r>
              <w:rPr>
                <w:noProof/>
                <w:webHidden/>
              </w:rPr>
              <w:fldChar w:fldCharType="begin"/>
            </w:r>
            <w:r>
              <w:rPr>
                <w:noProof/>
                <w:webHidden/>
              </w:rPr>
              <w:instrText xml:space="preserve"> PAGEREF _Toc217144297 \h </w:instrText>
            </w:r>
            <w:r>
              <w:rPr>
                <w:noProof/>
                <w:webHidden/>
              </w:rPr>
            </w:r>
            <w:r>
              <w:rPr>
                <w:noProof/>
                <w:webHidden/>
              </w:rPr>
              <w:fldChar w:fldCharType="separate"/>
            </w:r>
            <w:r>
              <w:rPr>
                <w:noProof/>
                <w:webHidden/>
              </w:rPr>
              <w:t>9</w:t>
            </w:r>
            <w:r>
              <w:rPr>
                <w:noProof/>
                <w:webHidden/>
              </w:rPr>
              <w:fldChar w:fldCharType="end"/>
            </w:r>
          </w:hyperlink>
        </w:p>
        <w:p w14:paraId="6FECEED3" w14:textId="5CDC9738" w:rsidR="003F2B6F" w:rsidRDefault="003F2B6F">
          <w:pPr>
            <w:pStyle w:val="TOC1"/>
            <w:tabs>
              <w:tab w:val="right" w:leader="dot" w:pos="8495"/>
            </w:tabs>
            <w:rPr>
              <w:noProof/>
              <w:lang w:eastAsia="id-ID"/>
            </w:rPr>
          </w:pPr>
          <w:hyperlink w:anchor="_Toc217144298" w:history="1">
            <w:r w:rsidRPr="00202955">
              <w:rPr>
                <w:rStyle w:val="Hyperlink"/>
                <w:rFonts w:ascii="Times New Roman" w:eastAsia="Times New Roman" w:hAnsi="Times New Roman" w:cs="Times New Roman"/>
                <w:noProof/>
              </w:rPr>
              <w:t>BAB 4 BIAYA DAN JADWAL KEGIATAN</w:t>
            </w:r>
            <w:r>
              <w:rPr>
                <w:noProof/>
                <w:webHidden/>
              </w:rPr>
              <w:tab/>
            </w:r>
            <w:r>
              <w:rPr>
                <w:noProof/>
                <w:webHidden/>
              </w:rPr>
              <w:fldChar w:fldCharType="begin"/>
            </w:r>
            <w:r>
              <w:rPr>
                <w:noProof/>
                <w:webHidden/>
              </w:rPr>
              <w:instrText xml:space="preserve"> PAGEREF _Toc217144298 \h </w:instrText>
            </w:r>
            <w:r>
              <w:rPr>
                <w:noProof/>
                <w:webHidden/>
              </w:rPr>
            </w:r>
            <w:r>
              <w:rPr>
                <w:noProof/>
                <w:webHidden/>
              </w:rPr>
              <w:fldChar w:fldCharType="separate"/>
            </w:r>
            <w:r>
              <w:rPr>
                <w:noProof/>
                <w:webHidden/>
              </w:rPr>
              <w:t>11</w:t>
            </w:r>
            <w:r>
              <w:rPr>
                <w:noProof/>
                <w:webHidden/>
              </w:rPr>
              <w:fldChar w:fldCharType="end"/>
            </w:r>
          </w:hyperlink>
        </w:p>
        <w:p w14:paraId="15F582CF" w14:textId="6F92FA2D" w:rsidR="116E89F1" w:rsidRDefault="61D2DEC0" w:rsidP="116E89F1">
          <w:pPr>
            <w:pStyle w:val="TOC1"/>
            <w:tabs>
              <w:tab w:val="right" w:leader="dot" w:pos="8505"/>
            </w:tabs>
            <w:rPr>
              <w:rStyle w:val="Hyperlink"/>
            </w:rPr>
          </w:pPr>
          <w:r>
            <w:fldChar w:fldCharType="end"/>
          </w:r>
        </w:p>
      </w:sdtContent>
    </w:sdt>
    <w:p w14:paraId="20BB068A" w14:textId="7004ACF0" w:rsidR="00673BE3" w:rsidRDefault="00673BE3">
      <w:pPr>
        <w:rPr>
          <w:rFonts w:ascii="Times New Roman" w:eastAsia="Times New Roman" w:hAnsi="Times New Roman" w:cs="Times New Roman"/>
        </w:rPr>
      </w:pPr>
      <w:r>
        <w:rPr>
          <w:rFonts w:ascii="Times New Roman" w:eastAsia="Times New Roman" w:hAnsi="Times New Roman" w:cs="Times New Roman"/>
        </w:rPr>
        <w:br w:type="page"/>
      </w:r>
    </w:p>
    <w:p w14:paraId="0F7257D3" w14:textId="0247CFFB" w:rsidR="00252B7F" w:rsidRDefault="001056F9" w:rsidP="28795639">
      <w:pPr>
        <w:spacing w:line="276" w:lineRule="auto"/>
        <w:rPr>
          <w:rFonts w:ascii="Times New Roman" w:eastAsia="Times New Roman" w:hAnsi="Times New Roman" w:cs="Times New Roman"/>
          <w:b/>
          <w:bCs/>
        </w:rPr>
      </w:pPr>
      <w:r>
        <w:rPr>
          <w:rFonts w:ascii="Times New Roman" w:eastAsia="Times New Roman" w:hAnsi="Times New Roman" w:cs="Times New Roman"/>
          <w:b/>
          <w:bCs/>
        </w:rPr>
        <w:t xml:space="preserve">DAFTAR GAMBAR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9"/>
        <w:gridCol w:w="4266"/>
      </w:tblGrid>
      <w:tr w:rsidR="00D15ACC" w14:paraId="0FD2C9F4" w14:textId="77777777" w:rsidTr="0096361D">
        <w:tc>
          <w:tcPr>
            <w:tcW w:w="4229" w:type="dxa"/>
          </w:tcPr>
          <w:p w14:paraId="3CF88841" w14:textId="77777777" w:rsidR="00514884" w:rsidRDefault="00514884" w:rsidP="003926F6">
            <w:pPr>
              <w:pStyle w:val="ListParagraph"/>
              <w:keepNext/>
              <w:ind w:left="0"/>
              <w:jc w:val="center"/>
            </w:pPr>
            <w:r>
              <w:rPr>
                <w:noProof/>
              </w:rPr>
              <w:drawing>
                <wp:inline distT="0" distB="0" distL="0" distR="0" wp14:anchorId="21C345BE" wp14:editId="3C38ED91">
                  <wp:extent cx="2189590" cy="1185545"/>
                  <wp:effectExtent l="0" t="0" r="1270" b="0"/>
                  <wp:docPr id="147123486" name="Picture 2"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9387" name="Picture 2" descr="A graph with purple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1593" cy="1208287"/>
                          </a:xfrm>
                          <a:prstGeom prst="rect">
                            <a:avLst/>
                          </a:prstGeom>
                          <a:noFill/>
                          <a:ln>
                            <a:noFill/>
                          </a:ln>
                        </pic:spPr>
                      </pic:pic>
                    </a:graphicData>
                  </a:graphic>
                </wp:inline>
              </w:drawing>
            </w:r>
          </w:p>
          <w:p w14:paraId="25900958" w14:textId="77777777" w:rsidR="00514884" w:rsidRPr="00AB37D4" w:rsidRDefault="00514884" w:rsidP="003926F6">
            <w:pPr>
              <w:pStyle w:val="Caption"/>
              <w:jc w:val="center"/>
              <w:rPr>
                <w:color w:val="000000" w:themeColor="text1"/>
              </w:rPr>
            </w:pPr>
            <w:r w:rsidRPr="00AB37D4">
              <w:rPr>
                <w:color w:val="000000" w:themeColor="text1"/>
              </w:rPr>
              <w:t xml:space="preserve">Gambar </w:t>
            </w:r>
            <w:r>
              <w:rPr>
                <w:i w:val="0"/>
                <w:color w:val="000000" w:themeColor="text1"/>
              </w:rPr>
              <w:t>1</w:t>
            </w:r>
            <w:r w:rsidRPr="00AB37D4">
              <w:rPr>
                <w:color w:val="000000" w:themeColor="text1"/>
              </w:rPr>
              <w:t xml:space="preserve"> Distribusi rata-rata </w:t>
            </w:r>
            <w:proofErr w:type="spellStart"/>
            <w:r w:rsidRPr="00AB37D4">
              <w:rPr>
                <w:color w:val="000000" w:themeColor="text1"/>
              </w:rPr>
              <w:t>rating</w:t>
            </w:r>
            <w:proofErr w:type="spellEnd"/>
            <w:r w:rsidRPr="00AB37D4">
              <w:rPr>
                <w:color w:val="000000" w:themeColor="text1"/>
              </w:rPr>
              <w:t xml:space="preserve"> tiap buku</w:t>
            </w:r>
          </w:p>
          <w:p w14:paraId="12C981F4" w14:textId="77777777" w:rsidR="00514884" w:rsidRDefault="00514884" w:rsidP="28795639">
            <w:pPr>
              <w:spacing w:line="276" w:lineRule="auto"/>
              <w:rPr>
                <w:rFonts w:ascii="Times New Roman" w:eastAsia="Times New Roman" w:hAnsi="Times New Roman" w:cs="Times New Roman"/>
                <w:b/>
                <w:bCs/>
              </w:rPr>
            </w:pPr>
          </w:p>
        </w:tc>
        <w:tc>
          <w:tcPr>
            <w:tcW w:w="4266" w:type="dxa"/>
          </w:tcPr>
          <w:p w14:paraId="5DBC94D4" w14:textId="77777777" w:rsidR="00514884" w:rsidRDefault="00514884" w:rsidP="003926F6">
            <w:pPr>
              <w:pStyle w:val="ListParagraph"/>
              <w:keepNext/>
              <w:ind w:left="0"/>
              <w:jc w:val="center"/>
            </w:pPr>
            <w:r w:rsidRPr="00E938F6">
              <w:rPr>
                <w:noProof/>
              </w:rPr>
              <w:drawing>
                <wp:inline distT="0" distB="0" distL="0" distR="0" wp14:anchorId="5AD82100" wp14:editId="1F9638D0">
                  <wp:extent cx="2565212" cy="1052623"/>
                  <wp:effectExtent l="0" t="0" r="6985" b="0"/>
                  <wp:docPr id="72207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598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85798" cy="1061070"/>
                          </a:xfrm>
                          <a:prstGeom prst="rect">
                            <a:avLst/>
                          </a:prstGeom>
                        </pic:spPr>
                      </pic:pic>
                    </a:graphicData>
                  </a:graphic>
                </wp:inline>
              </w:drawing>
            </w:r>
          </w:p>
          <w:p w14:paraId="6A35B913" w14:textId="688D1E97" w:rsidR="00514884" w:rsidRPr="003926F6" w:rsidRDefault="00514884" w:rsidP="003926F6">
            <w:pPr>
              <w:pStyle w:val="Caption"/>
              <w:jc w:val="center"/>
              <w:rPr>
                <w:color w:val="000000" w:themeColor="text1"/>
              </w:rPr>
            </w:pPr>
            <w:r w:rsidRPr="003926F6">
              <w:rPr>
                <w:color w:val="000000" w:themeColor="text1"/>
              </w:rPr>
              <w:t xml:space="preserve">Gambar 2 Log </w:t>
            </w:r>
            <w:proofErr w:type="spellStart"/>
            <w:r w:rsidRPr="003926F6">
              <w:rPr>
                <w:color w:val="000000" w:themeColor="text1"/>
              </w:rPr>
              <w:t>training</w:t>
            </w:r>
            <w:proofErr w:type="spellEnd"/>
            <w:r w:rsidRPr="003926F6">
              <w:rPr>
                <w:color w:val="000000" w:themeColor="text1"/>
              </w:rPr>
              <w:t xml:space="preserve"> </w:t>
            </w:r>
            <w:proofErr w:type="spellStart"/>
            <w:r w:rsidRPr="003926F6">
              <w:rPr>
                <w:color w:val="000000" w:themeColor="text1"/>
              </w:rPr>
              <w:t>ranker</w:t>
            </w:r>
            <w:proofErr w:type="spellEnd"/>
            <w:r w:rsidRPr="003926F6">
              <w:rPr>
                <w:color w:val="000000" w:themeColor="text1"/>
              </w:rPr>
              <w:t xml:space="preserve"> </w:t>
            </w:r>
            <w:proofErr w:type="spellStart"/>
            <w:r w:rsidRPr="003926F6">
              <w:rPr>
                <w:color w:val="000000" w:themeColor="text1"/>
              </w:rPr>
              <w:t>LightGBM</w:t>
            </w:r>
            <w:proofErr w:type="spellEnd"/>
          </w:p>
          <w:p w14:paraId="578B2337" w14:textId="56B4914B" w:rsidR="00514884" w:rsidRDefault="00514884" w:rsidP="00514884">
            <w:pPr>
              <w:spacing w:line="276" w:lineRule="auto"/>
              <w:rPr>
                <w:rFonts w:ascii="Times New Roman" w:eastAsia="Times New Roman" w:hAnsi="Times New Roman" w:cs="Times New Roman"/>
                <w:b/>
                <w:bCs/>
              </w:rPr>
            </w:pPr>
          </w:p>
        </w:tc>
      </w:tr>
      <w:tr w:rsidR="00D15ACC" w14:paraId="70F12779" w14:textId="77777777" w:rsidTr="0096361D">
        <w:tc>
          <w:tcPr>
            <w:tcW w:w="4229" w:type="dxa"/>
          </w:tcPr>
          <w:p w14:paraId="42DDCE6D" w14:textId="77777777" w:rsidR="00D15ACC" w:rsidRDefault="00D15ACC" w:rsidP="00D15ACC">
            <w:pPr>
              <w:pStyle w:val="ListParagraph"/>
              <w:keepNext/>
              <w:ind w:left="0"/>
              <w:jc w:val="center"/>
            </w:pPr>
            <w:r>
              <w:rPr>
                <w:noProof/>
              </w:rPr>
              <w:drawing>
                <wp:inline distT="0" distB="0" distL="0" distR="0" wp14:anchorId="3D3EE7BD" wp14:editId="0CF29361">
                  <wp:extent cx="2339163" cy="1363068"/>
                  <wp:effectExtent l="0" t="0" r="4445" b="8890"/>
                  <wp:docPr id="1562803065"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41570" name="Picture 1" descr="A graph with different colored squar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2857" cy="1400184"/>
                          </a:xfrm>
                          <a:prstGeom prst="rect">
                            <a:avLst/>
                          </a:prstGeom>
                          <a:noFill/>
                          <a:ln>
                            <a:noFill/>
                          </a:ln>
                        </pic:spPr>
                      </pic:pic>
                    </a:graphicData>
                  </a:graphic>
                </wp:inline>
              </w:drawing>
            </w:r>
          </w:p>
          <w:p w14:paraId="52450789" w14:textId="77777777" w:rsidR="00D15ACC" w:rsidRDefault="00D15ACC" w:rsidP="00D15ACC">
            <w:pPr>
              <w:pStyle w:val="Caption"/>
              <w:jc w:val="center"/>
            </w:pPr>
            <w:r>
              <w:t xml:space="preserve">Gambar  </w:t>
            </w:r>
            <w:r>
              <w:fldChar w:fldCharType="begin"/>
            </w:r>
            <w:r>
              <w:instrText xml:space="preserve"> SEQ Gambar_3. \* ARABIC </w:instrText>
            </w:r>
            <w:r>
              <w:fldChar w:fldCharType="separate"/>
            </w:r>
            <w:r>
              <w:rPr>
                <w:noProof/>
              </w:rPr>
              <w:t>3</w:t>
            </w:r>
            <w:r>
              <w:fldChar w:fldCharType="end"/>
            </w:r>
            <w:r>
              <w:t xml:space="preserve"> Grafik plot </w:t>
            </w:r>
            <w:proofErr w:type="spellStart"/>
            <w:r>
              <w:t>Feature</w:t>
            </w:r>
            <w:proofErr w:type="spellEnd"/>
            <w:r>
              <w:t xml:space="preserve"> </w:t>
            </w:r>
            <w:proofErr w:type="spellStart"/>
            <w:r>
              <w:t>Importance</w:t>
            </w:r>
            <w:proofErr w:type="spellEnd"/>
          </w:p>
          <w:p w14:paraId="63AE58DD" w14:textId="77777777" w:rsidR="00D15ACC" w:rsidRDefault="00D15ACC" w:rsidP="003926F6">
            <w:pPr>
              <w:pStyle w:val="ListParagraph"/>
              <w:keepNext/>
              <w:ind w:left="0"/>
              <w:jc w:val="center"/>
              <w:rPr>
                <w:noProof/>
              </w:rPr>
            </w:pPr>
          </w:p>
        </w:tc>
        <w:tc>
          <w:tcPr>
            <w:tcW w:w="4266" w:type="dxa"/>
          </w:tcPr>
          <w:p w14:paraId="73EC08D1" w14:textId="77777777" w:rsidR="00D15ACC" w:rsidRDefault="00D15ACC" w:rsidP="00D15ACC">
            <w:pPr>
              <w:pStyle w:val="ListParagraph"/>
              <w:keepNext/>
              <w:ind w:left="0"/>
              <w:jc w:val="center"/>
            </w:pPr>
            <w:r w:rsidRPr="00157AB7">
              <w:rPr>
                <w:noProof/>
              </w:rPr>
              <w:drawing>
                <wp:inline distT="0" distB="0" distL="0" distR="0" wp14:anchorId="4BFC5C76" wp14:editId="76FFC64B">
                  <wp:extent cx="1787764" cy="1626781"/>
                  <wp:effectExtent l="0" t="0" r="3175" b="0"/>
                  <wp:docPr id="120200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76104" name=""/>
                          <pic:cNvPicPr/>
                        </pic:nvPicPr>
                        <pic:blipFill>
                          <a:blip r:embed="rId16"/>
                          <a:stretch>
                            <a:fillRect/>
                          </a:stretch>
                        </pic:blipFill>
                        <pic:spPr>
                          <a:xfrm>
                            <a:off x="0" y="0"/>
                            <a:ext cx="1837691" cy="1672212"/>
                          </a:xfrm>
                          <a:prstGeom prst="rect">
                            <a:avLst/>
                          </a:prstGeom>
                        </pic:spPr>
                      </pic:pic>
                    </a:graphicData>
                  </a:graphic>
                </wp:inline>
              </w:drawing>
            </w:r>
          </w:p>
          <w:p w14:paraId="411B363B" w14:textId="3BCAB5B9" w:rsidR="00D15ACC" w:rsidRPr="00E938F6" w:rsidRDefault="00D15ACC" w:rsidP="00D15ACC">
            <w:pPr>
              <w:pStyle w:val="Caption"/>
              <w:jc w:val="center"/>
            </w:pPr>
            <w:r>
              <w:t xml:space="preserve">Gambar </w:t>
            </w:r>
            <w:r w:rsidR="00EB1343">
              <w:t>5</w:t>
            </w:r>
            <w:r>
              <w:t xml:space="preserve">  </w:t>
            </w:r>
            <w:proofErr w:type="spellStart"/>
            <w:r>
              <w:t>Benchmark</w:t>
            </w:r>
            <w:proofErr w:type="spellEnd"/>
            <w:r>
              <w:t xml:space="preserve"> Top 100 </w:t>
            </w:r>
            <w:proofErr w:type="spellStart"/>
            <w:r>
              <w:t>User</w:t>
            </w:r>
            <w:proofErr w:type="spellEnd"/>
            <w:r>
              <w:t xml:space="preserve"> ( Total Baca Buku)</w:t>
            </w:r>
          </w:p>
          <w:p w14:paraId="3293F37F" w14:textId="77777777" w:rsidR="00D15ACC" w:rsidRPr="00E938F6" w:rsidRDefault="00D15ACC" w:rsidP="003926F6">
            <w:pPr>
              <w:pStyle w:val="ListParagraph"/>
              <w:keepNext/>
              <w:ind w:left="0"/>
              <w:jc w:val="center"/>
              <w:rPr>
                <w:noProof/>
              </w:rPr>
            </w:pPr>
          </w:p>
        </w:tc>
      </w:tr>
      <w:tr w:rsidR="00673BE3" w14:paraId="48457199" w14:textId="77777777" w:rsidTr="0096361D">
        <w:tc>
          <w:tcPr>
            <w:tcW w:w="4229" w:type="dxa"/>
          </w:tcPr>
          <w:p w14:paraId="31DEABFE" w14:textId="77777777" w:rsidR="00EB1343" w:rsidRDefault="00673BE3" w:rsidP="00EB1343">
            <w:pPr>
              <w:pStyle w:val="ListParagraph"/>
              <w:keepNext/>
              <w:ind w:left="0"/>
              <w:jc w:val="center"/>
            </w:pPr>
            <w:r>
              <w:rPr>
                <w:noProof/>
              </w:rPr>
              <w:drawing>
                <wp:inline distT="0" distB="0" distL="0" distR="0" wp14:anchorId="44270337" wp14:editId="7050B9D1">
                  <wp:extent cx="2541182" cy="895165"/>
                  <wp:effectExtent l="0" t="0" r="0" b="635"/>
                  <wp:docPr id="182869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73347" cy="906496"/>
                          </a:xfrm>
                          <a:prstGeom prst="rect">
                            <a:avLst/>
                          </a:prstGeom>
                          <a:noFill/>
                          <a:ln>
                            <a:noFill/>
                          </a:ln>
                        </pic:spPr>
                      </pic:pic>
                    </a:graphicData>
                  </a:graphic>
                </wp:inline>
              </w:drawing>
            </w:r>
          </w:p>
          <w:p w14:paraId="09C7994F" w14:textId="6F4BC889" w:rsidR="00673BE3" w:rsidRDefault="00EB1343" w:rsidP="00EB1343">
            <w:pPr>
              <w:pStyle w:val="Caption"/>
              <w:jc w:val="center"/>
              <w:rPr>
                <w:noProof/>
              </w:rPr>
            </w:pPr>
            <w:r>
              <w:t xml:space="preserve">Gambar 4 </w:t>
            </w:r>
            <w:r w:rsidRPr="00C64C7E">
              <w:t xml:space="preserve">Distribusi Genre </w:t>
            </w:r>
            <w:proofErr w:type="spellStart"/>
            <w:r w:rsidRPr="00C64C7E">
              <w:t>Affinity</w:t>
            </w:r>
            <w:proofErr w:type="spellEnd"/>
            <w:r w:rsidRPr="00C64C7E">
              <w:t xml:space="preserve"> &amp; SVD </w:t>
            </w:r>
            <w:proofErr w:type="spellStart"/>
            <w:r w:rsidRPr="00C64C7E">
              <w:t>Score</w:t>
            </w:r>
            <w:proofErr w:type="spellEnd"/>
          </w:p>
        </w:tc>
        <w:tc>
          <w:tcPr>
            <w:tcW w:w="4266" w:type="dxa"/>
          </w:tcPr>
          <w:p w14:paraId="49512000" w14:textId="77777777" w:rsidR="00673BE3" w:rsidRPr="00157AB7" w:rsidRDefault="00673BE3" w:rsidP="00D15ACC">
            <w:pPr>
              <w:pStyle w:val="ListParagraph"/>
              <w:keepNext/>
              <w:ind w:left="0"/>
              <w:jc w:val="center"/>
              <w:rPr>
                <w:noProof/>
              </w:rPr>
            </w:pPr>
          </w:p>
        </w:tc>
      </w:tr>
    </w:tbl>
    <w:p w14:paraId="4CD0C92B" w14:textId="1A6ADD12" w:rsidR="000F319D" w:rsidRPr="009130EA" w:rsidRDefault="000F319D" w:rsidP="66ED8DE9">
      <w:pPr>
        <w:sectPr w:rsidR="000F319D" w:rsidRPr="009130EA" w:rsidSect="00D63949">
          <w:footerReference w:type="default" r:id="rId18"/>
          <w:headerReference w:type="first" r:id="rId19"/>
          <w:footerReference w:type="first" r:id="rId20"/>
          <w:pgSz w:w="11907" w:h="16839"/>
          <w:pgMar w:top="1701" w:right="1701" w:bottom="2268" w:left="1701" w:header="708" w:footer="708" w:gutter="0"/>
          <w:pgNumType w:chapStyle="1"/>
          <w:cols w:space="708"/>
          <w:titlePg/>
          <w:docGrid w:linePitch="360"/>
        </w:sectPr>
      </w:pPr>
    </w:p>
    <w:p w14:paraId="7FD28667" w14:textId="6F331BF5" w:rsidR="003628EE" w:rsidRPr="002E0B53" w:rsidRDefault="1D5E73D2" w:rsidP="0066762A">
      <w:pPr>
        <w:pStyle w:val="Heading1"/>
        <w:rPr>
          <w:rFonts w:ascii="Times New Roman" w:eastAsia="Times New Roman" w:hAnsi="Times New Roman" w:cs="Times New Roman"/>
        </w:rPr>
      </w:pPr>
      <w:bookmarkStart w:id="0" w:name="_Toc737556709"/>
      <w:bookmarkStart w:id="1" w:name="_Toc903645320"/>
      <w:bookmarkStart w:id="2" w:name="_Toc217144286"/>
      <w:r w:rsidRPr="28E23A3C">
        <w:rPr>
          <w:rFonts w:ascii="Times New Roman" w:eastAsia="Times New Roman" w:hAnsi="Times New Roman" w:cs="Times New Roman"/>
        </w:rPr>
        <w:t>PENDAHULUAN</w:t>
      </w:r>
      <w:bookmarkEnd w:id="0"/>
      <w:bookmarkEnd w:id="1"/>
      <w:bookmarkEnd w:id="2"/>
    </w:p>
    <w:p w14:paraId="1A447610" w14:textId="563A2185" w:rsidR="00303D60" w:rsidRPr="002E0B53" w:rsidRDefault="50584938" w:rsidP="003628EE">
      <w:pPr>
        <w:spacing w:line="276" w:lineRule="auto"/>
        <w:jc w:val="both"/>
        <w:rPr>
          <w:rFonts w:ascii="Times New Roman" w:eastAsia="Times New Roman" w:hAnsi="Times New Roman" w:cs="Times New Roman"/>
        </w:rPr>
      </w:pPr>
      <w:r w:rsidRPr="002E0B53">
        <w:rPr>
          <w:rFonts w:ascii="Times New Roman" w:eastAsia="Times New Roman" w:hAnsi="Times New Roman" w:cs="Times New Roman"/>
        </w:rPr>
        <w:t>Dalam era digital yang terus berkembang, akses terhadap pengetahuan dan literatur semakin mudah, namun tantangan baru muncul seperti bagaimana membantu pengguna menemukan konten yang benar-benar relevan dan bermakna di tengah lautan informasi yang tak terbatas. Sistem rekomendasi konvensional yang umumnya hanya berbasis genre atau popularitas sering kali gagal menangkap dimensi emosional, tematik, dan kontekstual dari preferensi membaca seseorang. Akibatnya, pengalaman menemukan buku baru menjadi repetitif, kurang personal, dan jauh dari rasa “penemuan tak terduga” (</w:t>
      </w:r>
      <w:proofErr w:type="spellStart"/>
      <w:r w:rsidRPr="002E0B53">
        <w:rPr>
          <w:rFonts w:ascii="Times New Roman" w:eastAsia="Times New Roman" w:hAnsi="Times New Roman" w:cs="Times New Roman"/>
        </w:rPr>
        <w:t>serendipity</w:t>
      </w:r>
      <w:proofErr w:type="spellEnd"/>
      <w:r w:rsidRPr="002E0B53">
        <w:rPr>
          <w:rFonts w:ascii="Times New Roman" w:eastAsia="Times New Roman" w:hAnsi="Times New Roman" w:cs="Times New Roman"/>
        </w:rPr>
        <w:t>) yang justru sering menjadi katalis utama bagi kecintaan terhadap membaca.</w:t>
      </w:r>
    </w:p>
    <w:p w14:paraId="4F71F258" w14:textId="5F008D3E" w:rsidR="00303D60" w:rsidRPr="002E0B53" w:rsidRDefault="00303D60" w:rsidP="00275425">
      <w:pPr>
        <w:spacing w:line="276" w:lineRule="auto"/>
        <w:jc w:val="both"/>
        <w:rPr>
          <w:rFonts w:ascii="Times New Roman" w:eastAsia="Times New Roman" w:hAnsi="Times New Roman" w:cs="Times New Roman"/>
        </w:rPr>
      </w:pPr>
    </w:p>
    <w:p w14:paraId="616AEC17" w14:textId="394E1B96" w:rsidR="00303D60" w:rsidRPr="002E0B53" w:rsidRDefault="50584938" w:rsidP="00275425">
      <w:pPr>
        <w:spacing w:line="276" w:lineRule="auto"/>
        <w:jc w:val="both"/>
        <w:rPr>
          <w:rFonts w:ascii="Times New Roman" w:eastAsia="Times New Roman" w:hAnsi="Times New Roman" w:cs="Times New Roman"/>
        </w:rPr>
      </w:pPr>
      <w:r w:rsidRPr="002E0B53">
        <w:rPr>
          <w:rFonts w:ascii="Times New Roman" w:eastAsia="Times New Roman" w:hAnsi="Times New Roman" w:cs="Times New Roman"/>
        </w:rPr>
        <w:t xml:space="preserve">Merespons tantangan ini, kami mengusulkan “The </w:t>
      </w:r>
      <w:proofErr w:type="spellStart"/>
      <w:r w:rsidRPr="002E0B53">
        <w:rPr>
          <w:rFonts w:ascii="Times New Roman" w:eastAsia="Times New Roman" w:hAnsi="Times New Roman" w:cs="Times New Roman"/>
        </w:rPr>
        <w:t>Literary</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Serendipity</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Engine</w:t>
      </w:r>
      <w:proofErr w:type="spellEnd"/>
      <w:r w:rsidRPr="002E0B53">
        <w:rPr>
          <w:rFonts w:ascii="Times New Roman" w:eastAsia="Times New Roman" w:hAnsi="Times New Roman" w:cs="Times New Roman"/>
        </w:rPr>
        <w:t xml:space="preserve">”, sebuah sistem rekomendasi buku berbasis </w:t>
      </w:r>
      <w:proofErr w:type="spellStart"/>
      <w:r w:rsidRPr="002E0B53">
        <w:rPr>
          <w:rFonts w:ascii="Times New Roman" w:eastAsia="Times New Roman" w:hAnsi="Times New Roman" w:cs="Times New Roman"/>
        </w:rPr>
        <w:t>Artificial</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Intelligence</w:t>
      </w:r>
      <w:proofErr w:type="spellEnd"/>
      <w:r w:rsidRPr="002E0B53">
        <w:rPr>
          <w:rFonts w:ascii="Times New Roman" w:eastAsia="Times New Roman" w:hAnsi="Times New Roman" w:cs="Times New Roman"/>
        </w:rPr>
        <w:t xml:space="preserve"> (AI) yang dirancang untuk memahami “DNA literer” sebuah karya melampaui genre, </w:t>
      </w:r>
      <w:proofErr w:type="spellStart"/>
      <w:r w:rsidRPr="002E0B53">
        <w:rPr>
          <w:rFonts w:ascii="Times New Roman" w:eastAsia="Times New Roman" w:hAnsi="Times New Roman" w:cs="Times New Roman"/>
        </w:rPr>
        <w:t>rating</w:t>
      </w:r>
      <w:proofErr w:type="spellEnd"/>
      <w:r w:rsidRPr="002E0B53">
        <w:rPr>
          <w:rFonts w:ascii="Times New Roman" w:eastAsia="Times New Roman" w:hAnsi="Times New Roman" w:cs="Times New Roman"/>
        </w:rPr>
        <w:t xml:space="preserve">, atau penulis dan mencocokkannya dengan profil pengguna secara dinamis dan kontekstual. Sistem ini tidak hanya merekomendasikan buku yang mirip, tetapi juga yang memiliki resonansi emosional atau tematik yang sejalan dengan pengalaman membaca sebelumnya, bahkan jika berasal dari genre yang berbeda. Dengan pendekatan hibrida yang menggabungkan </w:t>
      </w:r>
      <w:proofErr w:type="spellStart"/>
      <w:r w:rsidRPr="002E0B53">
        <w:rPr>
          <w:rFonts w:ascii="Times New Roman" w:eastAsia="Times New Roman" w:hAnsi="Times New Roman" w:cs="Times New Roman"/>
        </w:rPr>
        <w:t>content-based</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filtering</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collaborative</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filtering</w:t>
      </w:r>
      <w:proofErr w:type="spellEnd"/>
      <w:r w:rsidRPr="002E0B53">
        <w:rPr>
          <w:rFonts w:ascii="Times New Roman" w:eastAsia="Times New Roman" w:hAnsi="Times New Roman" w:cs="Times New Roman"/>
        </w:rPr>
        <w:t xml:space="preserve">, dan model peringkat berbasis </w:t>
      </w:r>
      <w:proofErr w:type="spellStart"/>
      <w:r w:rsidRPr="002E0B53">
        <w:rPr>
          <w:rFonts w:ascii="Times New Roman" w:eastAsia="Times New Roman" w:hAnsi="Times New Roman" w:cs="Times New Roman"/>
        </w:rPr>
        <w:t>machine</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learning</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LightGBM</w:t>
      </w:r>
      <w:proofErr w:type="spellEnd"/>
      <w:r w:rsidRPr="002E0B53">
        <w:rPr>
          <w:rFonts w:ascii="Times New Roman" w:eastAsia="Times New Roman" w:hAnsi="Times New Roman" w:cs="Times New Roman"/>
        </w:rPr>
        <w:t>), sistem ini mampu memberikan rekomendasi yang lebih cerdas, adaptif, dan personal.</w:t>
      </w:r>
      <w:r w:rsidR="00D328D5">
        <w:rPr>
          <w:rFonts w:ascii="Times New Roman" w:eastAsia="Times New Roman" w:hAnsi="Times New Roman" w:cs="Times New Roman"/>
        </w:rPr>
        <w:t xml:space="preserve"> Sistem kami berfokus pada Top-N </w:t>
      </w:r>
      <w:proofErr w:type="spellStart"/>
      <w:r w:rsidR="00D328D5">
        <w:rPr>
          <w:rFonts w:ascii="Times New Roman" w:eastAsia="Times New Roman" w:hAnsi="Times New Roman" w:cs="Times New Roman"/>
        </w:rPr>
        <w:t>Recommendation</w:t>
      </w:r>
      <w:proofErr w:type="spellEnd"/>
      <w:r w:rsidR="00D328D5">
        <w:rPr>
          <w:rFonts w:ascii="Times New Roman" w:eastAsia="Times New Roman" w:hAnsi="Times New Roman" w:cs="Times New Roman"/>
        </w:rPr>
        <w:t xml:space="preserve"> (Peringkat teratas)</w:t>
      </w:r>
      <w:r w:rsidR="00924762">
        <w:rPr>
          <w:rFonts w:ascii="Times New Roman" w:eastAsia="Times New Roman" w:hAnsi="Times New Roman" w:cs="Times New Roman"/>
        </w:rPr>
        <w:t xml:space="preserve"> yang relevan dengan </w:t>
      </w:r>
      <w:r w:rsidR="007B5955">
        <w:rPr>
          <w:rFonts w:ascii="Times New Roman" w:eastAsia="Times New Roman" w:hAnsi="Times New Roman" w:cs="Times New Roman"/>
        </w:rPr>
        <w:t xml:space="preserve">“DNA literer” </w:t>
      </w:r>
      <w:r w:rsidR="00D328D5">
        <w:rPr>
          <w:rFonts w:ascii="Times New Roman" w:eastAsia="Times New Roman" w:hAnsi="Times New Roman" w:cs="Times New Roman"/>
        </w:rPr>
        <w:t xml:space="preserve"> </w:t>
      </w:r>
      <w:proofErr w:type="spellStart"/>
      <w:r w:rsidR="007B5955">
        <w:rPr>
          <w:rFonts w:ascii="Times New Roman" w:eastAsia="Times New Roman" w:hAnsi="Times New Roman" w:cs="Times New Roman"/>
        </w:rPr>
        <w:t>user</w:t>
      </w:r>
      <w:proofErr w:type="spellEnd"/>
      <w:r w:rsidR="007B5955">
        <w:rPr>
          <w:rFonts w:ascii="Times New Roman" w:eastAsia="Times New Roman" w:hAnsi="Times New Roman" w:cs="Times New Roman"/>
        </w:rPr>
        <w:t xml:space="preserve"> </w:t>
      </w:r>
      <w:r w:rsidR="00D44859">
        <w:rPr>
          <w:rFonts w:ascii="Times New Roman" w:eastAsia="Times New Roman" w:hAnsi="Times New Roman" w:cs="Times New Roman"/>
        </w:rPr>
        <w:t xml:space="preserve">bukan sekedar prediksi </w:t>
      </w:r>
      <w:proofErr w:type="spellStart"/>
      <w:r w:rsidR="00D44859">
        <w:rPr>
          <w:rFonts w:ascii="Times New Roman" w:eastAsia="Times New Roman" w:hAnsi="Times New Roman" w:cs="Times New Roman"/>
        </w:rPr>
        <w:t>rating</w:t>
      </w:r>
      <w:proofErr w:type="spellEnd"/>
      <w:r w:rsidR="00924762">
        <w:rPr>
          <w:rFonts w:ascii="Times New Roman" w:eastAsia="Times New Roman" w:hAnsi="Times New Roman" w:cs="Times New Roman"/>
        </w:rPr>
        <w:t xml:space="preserve"> </w:t>
      </w:r>
      <w:r w:rsidR="00D44859">
        <w:rPr>
          <w:rFonts w:ascii="Times New Roman" w:eastAsia="Times New Roman" w:hAnsi="Times New Roman" w:cs="Times New Roman"/>
        </w:rPr>
        <w:t xml:space="preserve"> </w:t>
      </w:r>
      <w:r w:rsidR="007B5955">
        <w:rPr>
          <w:rFonts w:ascii="Times New Roman" w:eastAsia="Times New Roman" w:hAnsi="Times New Roman" w:cs="Times New Roman"/>
        </w:rPr>
        <w:t>(1-5).</w:t>
      </w:r>
    </w:p>
    <w:p w14:paraId="5DF00B31" w14:textId="07639B38" w:rsidR="00303D60" w:rsidRPr="002E0B53" w:rsidRDefault="00303D60" w:rsidP="00275425">
      <w:pPr>
        <w:spacing w:line="276" w:lineRule="auto"/>
        <w:jc w:val="both"/>
        <w:rPr>
          <w:rFonts w:ascii="Times New Roman" w:eastAsia="Times New Roman" w:hAnsi="Times New Roman" w:cs="Times New Roman"/>
        </w:rPr>
      </w:pPr>
    </w:p>
    <w:p w14:paraId="5CEA32A9" w14:textId="69B37C5F" w:rsidR="00303D60" w:rsidRPr="002E0B53" w:rsidRDefault="50584938" w:rsidP="00275425">
      <w:pPr>
        <w:spacing w:line="276" w:lineRule="auto"/>
        <w:jc w:val="both"/>
        <w:rPr>
          <w:rFonts w:ascii="Times New Roman" w:eastAsia="Times New Roman" w:hAnsi="Times New Roman" w:cs="Times New Roman"/>
        </w:rPr>
      </w:pPr>
      <w:r w:rsidRPr="002E0B53">
        <w:rPr>
          <w:rFonts w:ascii="Times New Roman" w:eastAsia="Times New Roman" w:hAnsi="Times New Roman" w:cs="Times New Roman"/>
        </w:rPr>
        <w:t>Proyek ini selaras dengan Tujuan Pembangunan Berkelanjutan (</w:t>
      </w:r>
      <w:proofErr w:type="spellStart"/>
      <w:r w:rsidRPr="002E0B53">
        <w:rPr>
          <w:rFonts w:ascii="Times New Roman" w:eastAsia="Times New Roman" w:hAnsi="Times New Roman" w:cs="Times New Roman"/>
        </w:rPr>
        <w:t>SDGs</w:t>
      </w:r>
      <w:proofErr w:type="spellEnd"/>
      <w:r w:rsidRPr="002E0B53">
        <w:rPr>
          <w:rFonts w:ascii="Times New Roman" w:eastAsia="Times New Roman" w:hAnsi="Times New Roman" w:cs="Times New Roman"/>
        </w:rPr>
        <w:t xml:space="preserve">) ke-4: Pendidikan Berkualitas, khususnya poin 4.4 yang menekankan pentingnya meningkatkan keterampilan </w:t>
      </w:r>
      <w:proofErr w:type="spellStart"/>
      <w:r w:rsidRPr="002E0B53">
        <w:rPr>
          <w:rFonts w:ascii="Times New Roman" w:eastAsia="Times New Roman" w:hAnsi="Times New Roman" w:cs="Times New Roman"/>
        </w:rPr>
        <w:t>literasi</w:t>
      </w:r>
      <w:proofErr w:type="spellEnd"/>
      <w:r w:rsidRPr="002E0B53">
        <w:rPr>
          <w:rFonts w:ascii="Times New Roman" w:eastAsia="Times New Roman" w:hAnsi="Times New Roman" w:cs="Times New Roman"/>
        </w:rPr>
        <w:t xml:space="preserve"> digital dan akses terhadap sumber belajar sepanjang hayat melalui teknologi. Dengan memanfaatkan AI secara etis dan transparan, </w:t>
      </w:r>
      <w:proofErr w:type="spellStart"/>
      <w:r w:rsidRPr="002E0B53">
        <w:rPr>
          <w:rFonts w:ascii="Times New Roman" w:eastAsia="Times New Roman" w:hAnsi="Times New Roman" w:cs="Times New Roman"/>
        </w:rPr>
        <w:t>Literary</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Serendipity</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Engine</w:t>
      </w:r>
      <w:proofErr w:type="spellEnd"/>
      <w:r w:rsidRPr="002E0B53">
        <w:rPr>
          <w:rFonts w:ascii="Times New Roman" w:eastAsia="Times New Roman" w:hAnsi="Times New Roman" w:cs="Times New Roman"/>
        </w:rPr>
        <w:t xml:space="preserve"> bertujuan untuk memperluas akses ke pengetahuan, mendorong budaya membaca, dan memperkaya pengalaman intelektual pengguna terutama di kalangan generasi muda yang tumbuh dalam ekosistem digital.</w:t>
      </w:r>
    </w:p>
    <w:p w14:paraId="3CF94D71" w14:textId="16CF98B0" w:rsidR="007934B3" w:rsidRPr="00A1140F" w:rsidRDefault="00A1140F" w:rsidP="314E4E51">
      <w:pPr>
        <w:spacing w:line="276" w:lineRule="auto"/>
        <w:jc w:val="both"/>
        <w:rPr>
          <w:rFonts w:ascii="Times New Roman" w:eastAsia="Times New Roman" w:hAnsi="Times New Roman" w:cs="Times New Roman"/>
        </w:rPr>
        <w:sectPr w:rsidR="007934B3" w:rsidRPr="00A1140F" w:rsidSect="00CB56EC">
          <w:headerReference w:type="default" r:id="rId21"/>
          <w:footerReference w:type="default" r:id="rId22"/>
          <w:pgSz w:w="11907" w:h="16839"/>
          <w:pgMar w:top="1701" w:right="1701" w:bottom="2268" w:left="1701" w:header="708" w:footer="708" w:gutter="0"/>
          <w:pgNumType w:start="1" w:chapSep="colon"/>
          <w:cols w:space="708"/>
          <w:docGrid w:linePitch="360"/>
        </w:sectPr>
      </w:pPr>
      <w:del w:id="3" w:author="JEREMY ARDEN ARYANTO" w:date="2025-12-20T14:17:00Z" w16du:dateUtc="2025-12-20T07:17:00Z">
        <w:r w:rsidDel="00A1140F">
          <w:rPr>
            <w:rFonts w:ascii="Times New Roman" w:hAnsi="Times New Roman" w:cs="Times New Roman"/>
          </w:rPr>
          <w:tab/>
        </w:r>
      </w:del>
      <w:r w:rsidR="007934B3" w:rsidRPr="002E0B53">
        <w:rPr>
          <w:rFonts w:ascii="Times New Roman" w:eastAsia="Times New Roman" w:hAnsi="Times New Roman" w:cs="Times New Roman"/>
        </w:rPr>
        <w:t>Dalam pengembangannya, proyek “</w:t>
      </w:r>
      <w:proofErr w:type="spellStart"/>
      <w:r w:rsidR="007934B3" w:rsidRPr="002E0B53">
        <w:rPr>
          <w:rFonts w:ascii="Times New Roman" w:hAnsi="Times New Roman" w:cs="Times New Roman"/>
        </w:rPr>
        <w:t>BookBloom</w:t>
      </w:r>
      <w:proofErr w:type="spellEnd"/>
      <w:r w:rsidR="007934B3" w:rsidRPr="002E0B53">
        <w:rPr>
          <w:rFonts w:ascii="Times New Roman" w:hAnsi="Times New Roman" w:cs="Times New Roman"/>
        </w:rPr>
        <w:t xml:space="preserve">: Web Perpustakaan Berbasis </w:t>
      </w:r>
      <w:proofErr w:type="spellStart"/>
      <w:r w:rsidR="007934B3" w:rsidRPr="002E0B53">
        <w:rPr>
          <w:rFonts w:ascii="Times New Roman" w:hAnsi="Times New Roman" w:cs="Times New Roman"/>
        </w:rPr>
        <w:t>Artificial</w:t>
      </w:r>
      <w:proofErr w:type="spellEnd"/>
      <w:r w:rsidR="007934B3" w:rsidRPr="002E0B53">
        <w:rPr>
          <w:rFonts w:ascii="Times New Roman" w:hAnsi="Times New Roman" w:cs="Times New Roman"/>
        </w:rPr>
        <w:t xml:space="preserve"> </w:t>
      </w:r>
      <w:proofErr w:type="spellStart"/>
      <w:r w:rsidR="007934B3" w:rsidRPr="002E0B53">
        <w:rPr>
          <w:rFonts w:ascii="Times New Roman" w:hAnsi="Times New Roman" w:cs="Times New Roman"/>
        </w:rPr>
        <w:t>Intelligence</w:t>
      </w:r>
      <w:proofErr w:type="spellEnd"/>
      <w:r w:rsidR="007934B3" w:rsidRPr="002E0B53">
        <w:rPr>
          <w:rFonts w:ascii="Times New Roman" w:hAnsi="Times New Roman" w:cs="Times New Roman"/>
        </w:rPr>
        <w:t xml:space="preserve">” </w:t>
      </w:r>
      <w:r w:rsidR="007934B3" w:rsidRPr="002E0B53">
        <w:rPr>
          <w:rFonts w:ascii="Times New Roman" w:eastAsia="Times New Roman" w:hAnsi="Times New Roman" w:cs="Times New Roman"/>
        </w:rPr>
        <w:t>mengikuti prinsip kolaborasi manusia-AI yang jelas.</w:t>
      </w:r>
    </w:p>
    <w:p w14:paraId="1DB22014" w14:textId="2E4AB625" w:rsidR="00A1140F" w:rsidRDefault="00A1140F" w:rsidP="00A1140F">
      <w:pPr>
        <w:rPr>
          <w:rFonts w:ascii="Times New Roman" w:eastAsia="Times New Roman" w:hAnsi="Times New Roman" w:cs="Times New Roman"/>
          <w:b/>
          <w:bCs/>
          <w:sz w:val="44"/>
          <w:szCs w:val="44"/>
        </w:rPr>
      </w:pPr>
    </w:p>
    <w:p w14:paraId="40C5B85A" w14:textId="0C4D30AC" w:rsidR="7A50C150" w:rsidRPr="002E0B53" w:rsidRDefault="28795639" w:rsidP="3CD8A45F">
      <w:pPr>
        <w:pStyle w:val="Heading1"/>
        <w:rPr>
          <w:rFonts w:ascii="Times New Roman" w:eastAsia="Times New Roman" w:hAnsi="Times New Roman" w:cs="Times New Roman"/>
          <w:color w:val="auto"/>
        </w:rPr>
      </w:pPr>
      <w:bookmarkStart w:id="4" w:name="_Toc1087375135"/>
      <w:bookmarkStart w:id="5" w:name="_Toc217144287"/>
      <w:r w:rsidRPr="784985B7">
        <w:rPr>
          <w:rFonts w:ascii="Times New Roman" w:eastAsia="Times New Roman" w:hAnsi="Times New Roman" w:cs="Times New Roman"/>
          <w:color w:val="auto"/>
        </w:rPr>
        <w:t>TINJAUAN PUSTAKA</w:t>
      </w:r>
      <w:bookmarkEnd w:id="4"/>
      <w:bookmarkEnd w:id="5"/>
    </w:p>
    <w:p w14:paraId="63694F5C" w14:textId="3016F336" w:rsidR="004F7B32" w:rsidRPr="0084192B" w:rsidRDefault="4EB4CCC6" w:rsidP="0E03AE8B">
      <w:pPr>
        <w:pStyle w:val="Heading2"/>
        <w:numPr>
          <w:ilvl w:val="0"/>
          <w:numId w:val="0"/>
        </w:numPr>
        <w:spacing w:before="299" w:after="299" w:line="276" w:lineRule="auto"/>
        <w:jc w:val="both"/>
        <w:rPr>
          <w:rFonts w:ascii="Times New Roman" w:eastAsia="Times New Roman" w:hAnsi="Times New Roman" w:cs="Times New Roman"/>
          <w:b/>
          <w:bCs/>
          <w:color w:val="auto"/>
          <w:sz w:val="36"/>
          <w:szCs w:val="36"/>
        </w:rPr>
      </w:pPr>
      <w:bookmarkStart w:id="6" w:name="_Toc19176626"/>
      <w:bookmarkStart w:id="7" w:name="_Toc566407077"/>
      <w:bookmarkStart w:id="8" w:name="_Toc217144288"/>
      <w:r w:rsidRPr="0084192B">
        <w:rPr>
          <w:rFonts w:ascii="Times New Roman" w:eastAsia="Times New Roman" w:hAnsi="Times New Roman" w:cs="Times New Roman"/>
          <w:b/>
          <w:bCs/>
          <w:color w:val="auto"/>
          <w:sz w:val="36"/>
          <w:szCs w:val="36"/>
        </w:rPr>
        <w:t>2.1 Sistem Rekomendasi dan Tantangan Big Data</w:t>
      </w:r>
      <w:bookmarkEnd w:id="6"/>
      <w:bookmarkEnd w:id="7"/>
      <w:bookmarkEnd w:id="8"/>
    </w:p>
    <w:p w14:paraId="5F4BD8FF" w14:textId="60523A7F" w:rsidR="004F7B32" w:rsidRPr="002E0B53" w:rsidRDefault="4EB4CCC6" w:rsidP="00D178C6">
      <w:pPr>
        <w:spacing w:before="240" w:after="240" w:line="276" w:lineRule="auto"/>
        <w:ind w:left="426"/>
        <w:jc w:val="both"/>
      </w:pPr>
      <w:r w:rsidRPr="0E03AE8B">
        <w:rPr>
          <w:rFonts w:ascii="Times New Roman" w:eastAsia="Times New Roman" w:hAnsi="Times New Roman" w:cs="Times New Roman"/>
        </w:rPr>
        <w:t xml:space="preserve">Sistem rekomendasi (SR) teknik </w:t>
      </w:r>
      <w:proofErr w:type="spellStart"/>
      <w:r w:rsidRPr="0E03AE8B">
        <w:rPr>
          <w:rFonts w:ascii="Times New Roman" w:eastAsia="Times New Roman" w:hAnsi="Times New Roman" w:cs="Times New Roman"/>
        </w:rPr>
        <w:t>algoritmik</w:t>
      </w:r>
      <w:proofErr w:type="spellEnd"/>
      <w:r w:rsidRPr="0E03AE8B">
        <w:rPr>
          <w:rFonts w:ascii="Times New Roman" w:eastAsia="Times New Roman" w:hAnsi="Times New Roman" w:cs="Times New Roman"/>
        </w:rPr>
        <w:t xml:space="preserve"> yang dirancang untuk memberikan saran </w:t>
      </w:r>
      <w:r w:rsidRPr="0E03AE8B">
        <w:rPr>
          <w:rFonts w:ascii="Times New Roman" w:eastAsia="Times New Roman" w:hAnsi="Times New Roman" w:cs="Times New Roman"/>
          <w:i/>
          <w:iCs/>
        </w:rPr>
        <w:t>item</w:t>
      </w:r>
      <w:r w:rsidRPr="0E03AE8B">
        <w:rPr>
          <w:rFonts w:ascii="Times New Roman" w:eastAsia="Times New Roman" w:hAnsi="Times New Roman" w:cs="Times New Roman"/>
        </w:rPr>
        <w:t xml:space="preserve"> yang paling mungkin diminati oleh pengguna. Dalam konteks perpustakaan digital dan </w:t>
      </w:r>
      <w:r w:rsidRPr="0E03AE8B">
        <w:rPr>
          <w:rFonts w:ascii="Times New Roman" w:eastAsia="Times New Roman" w:hAnsi="Times New Roman" w:cs="Times New Roman"/>
          <w:i/>
          <w:iCs/>
        </w:rPr>
        <w:t>e-</w:t>
      </w:r>
      <w:proofErr w:type="spellStart"/>
      <w:r w:rsidRPr="0E03AE8B">
        <w:rPr>
          <w:rFonts w:ascii="Times New Roman" w:eastAsia="Times New Roman" w:hAnsi="Times New Roman" w:cs="Times New Roman"/>
          <w:i/>
          <w:iCs/>
        </w:rPr>
        <w:t>commerce</w:t>
      </w:r>
      <w:proofErr w:type="spellEnd"/>
      <w:r w:rsidRPr="0E03AE8B">
        <w:rPr>
          <w:rFonts w:ascii="Times New Roman" w:eastAsia="Times New Roman" w:hAnsi="Times New Roman" w:cs="Times New Roman"/>
        </w:rPr>
        <w:t xml:space="preserve"> buku modern, sistem ini menjadi krusial untuk mengatasi masalah </w:t>
      </w:r>
      <w:proofErr w:type="spellStart"/>
      <w:r w:rsidRPr="0E03AE8B">
        <w:rPr>
          <w:rFonts w:ascii="Times New Roman" w:eastAsia="Times New Roman" w:hAnsi="Times New Roman" w:cs="Times New Roman"/>
          <w:i/>
          <w:iCs/>
        </w:rPr>
        <w:t>information</w:t>
      </w:r>
      <w:proofErr w:type="spellEnd"/>
      <w:r w:rsidRPr="0E03AE8B">
        <w:rPr>
          <w:rFonts w:ascii="Times New Roman" w:eastAsia="Times New Roman" w:hAnsi="Times New Roman" w:cs="Times New Roman"/>
          <w:i/>
          <w:iCs/>
        </w:rPr>
        <w:t xml:space="preserve"> </w:t>
      </w:r>
      <w:proofErr w:type="spellStart"/>
      <w:r w:rsidRPr="0E03AE8B">
        <w:rPr>
          <w:rFonts w:ascii="Times New Roman" w:eastAsia="Times New Roman" w:hAnsi="Times New Roman" w:cs="Times New Roman"/>
          <w:i/>
          <w:iCs/>
        </w:rPr>
        <w:t>overload</w:t>
      </w:r>
      <w:proofErr w:type="spellEnd"/>
      <w:r w:rsidRPr="0E03AE8B">
        <w:rPr>
          <w:rFonts w:ascii="Times New Roman" w:eastAsia="Times New Roman" w:hAnsi="Times New Roman" w:cs="Times New Roman"/>
        </w:rPr>
        <w:t xml:space="preserve"> di mana pengguna kesulitan memilih buku yang relevan di antara jutaan judul yang tersedia.</w:t>
      </w:r>
    </w:p>
    <w:p w14:paraId="0CEB0842" w14:textId="43EA18AF" w:rsidR="004F7B32" w:rsidRDefault="4EB4CCC6" w:rsidP="00D178C6">
      <w:pPr>
        <w:spacing w:before="240" w:after="240" w:line="276" w:lineRule="auto"/>
        <w:ind w:left="426"/>
        <w:jc w:val="both"/>
        <w:rPr>
          <w:rFonts w:ascii="Times New Roman" w:eastAsia="Times New Roman" w:hAnsi="Times New Roman" w:cs="Times New Roman"/>
        </w:rPr>
      </w:pPr>
      <w:r w:rsidRPr="0E03AE8B">
        <w:rPr>
          <w:rFonts w:ascii="Times New Roman" w:eastAsia="Times New Roman" w:hAnsi="Times New Roman" w:cs="Times New Roman"/>
        </w:rPr>
        <w:t xml:space="preserve">Penelitian empiris terbaru pada tahun 2024 menunjukkan bahwa integrasi teknik </w:t>
      </w:r>
      <w:r w:rsidRPr="0E03AE8B">
        <w:rPr>
          <w:rFonts w:ascii="Times New Roman" w:eastAsia="Times New Roman" w:hAnsi="Times New Roman" w:cs="Times New Roman"/>
          <w:i/>
          <w:iCs/>
        </w:rPr>
        <w:t xml:space="preserve">data </w:t>
      </w:r>
      <w:proofErr w:type="spellStart"/>
      <w:r w:rsidRPr="0E03AE8B">
        <w:rPr>
          <w:rFonts w:ascii="Times New Roman" w:eastAsia="Times New Roman" w:hAnsi="Times New Roman" w:cs="Times New Roman"/>
          <w:i/>
          <w:iCs/>
        </w:rPr>
        <w:t>mining</w:t>
      </w:r>
      <w:proofErr w:type="spellEnd"/>
      <w:r w:rsidRPr="0E03AE8B">
        <w:rPr>
          <w:rFonts w:ascii="Times New Roman" w:eastAsia="Times New Roman" w:hAnsi="Times New Roman" w:cs="Times New Roman"/>
        </w:rPr>
        <w:t xml:space="preserve"> dalam sistem rekomendasi buku tidak hanya meningkatkan akurasi prediksi, tetapi juga memperbaiki pengalaman pengguna secara signifikan melalui </w:t>
      </w:r>
      <w:proofErr w:type="spellStart"/>
      <w:r w:rsidRPr="0E03AE8B">
        <w:rPr>
          <w:rFonts w:ascii="Times New Roman" w:eastAsia="Times New Roman" w:hAnsi="Times New Roman" w:cs="Times New Roman"/>
        </w:rPr>
        <w:t>personalisasi</w:t>
      </w:r>
      <w:proofErr w:type="spellEnd"/>
      <w:r w:rsidRPr="0E03AE8B">
        <w:rPr>
          <w:rFonts w:ascii="Times New Roman" w:eastAsia="Times New Roman" w:hAnsi="Times New Roman" w:cs="Times New Roman"/>
        </w:rPr>
        <w:t xml:space="preserve"> yang presisi.</w:t>
      </w:r>
    </w:p>
    <w:p w14:paraId="7CC792A3" w14:textId="0FDCBF44" w:rsidR="00B47E24" w:rsidRPr="00373451" w:rsidRDefault="00B47E24" w:rsidP="00D178C6">
      <w:pPr>
        <w:spacing w:before="240" w:after="240" w:line="276" w:lineRule="auto"/>
        <w:ind w:left="426"/>
        <w:jc w:val="both"/>
      </w:pPr>
      <w:r>
        <w:rPr>
          <w:rFonts w:ascii="Times New Roman" w:eastAsia="Times New Roman" w:hAnsi="Times New Roman" w:cs="Times New Roman"/>
        </w:rPr>
        <w:t xml:space="preserve">Kami juga menggunakan </w:t>
      </w:r>
      <w:proofErr w:type="spellStart"/>
      <w:r>
        <w:rPr>
          <w:rFonts w:ascii="Times New Roman" w:eastAsia="Times New Roman" w:hAnsi="Times New Roman" w:cs="Times New Roman"/>
        </w:rPr>
        <w:t>TruncatedSVD</w:t>
      </w:r>
      <w:proofErr w:type="spellEnd"/>
      <w:r>
        <w:rPr>
          <w:rFonts w:ascii="Times New Roman" w:eastAsia="Times New Roman" w:hAnsi="Times New Roman" w:cs="Times New Roman"/>
        </w:rPr>
        <w:t xml:space="preserve"> untuk </w:t>
      </w:r>
      <w:r w:rsidR="00373451">
        <w:rPr>
          <w:rFonts w:ascii="Times New Roman" w:eastAsia="Times New Roman" w:hAnsi="Times New Roman" w:cs="Times New Roman"/>
        </w:rPr>
        <w:t xml:space="preserve">mendekomposisi matriks interaksi </w:t>
      </w:r>
      <w:proofErr w:type="spellStart"/>
      <w:r w:rsidR="00373451">
        <w:rPr>
          <w:rFonts w:ascii="Times New Roman" w:eastAsia="Times New Roman" w:hAnsi="Times New Roman" w:cs="Times New Roman"/>
        </w:rPr>
        <w:t>Usert-Book</w:t>
      </w:r>
      <w:proofErr w:type="spellEnd"/>
      <w:r w:rsidR="00373451">
        <w:rPr>
          <w:rFonts w:ascii="Times New Roman" w:eastAsia="Times New Roman" w:hAnsi="Times New Roman" w:cs="Times New Roman"/>
        </w:rPr>
        <w:t xml:space="preserve"> menjadi sebuah laten (</w:t>
      </w:r>
      <w:proofErr w:type="spellStart"/>
      <w:r w:rsidR="00373451">
        <w:rPr>
          <w:rFonts w:ascii="Times New Roman" w:eastAsia="Times New Roman" w:hAnsi="Times New Roman" w:cs="Times New Roman"/>
          <w:i/>
          <w:iCs/>
        </w:rPr>
        <w:t>latent</w:t>
      </w:r>
      <w:proofErr w:type="spellEnd"/>
      <w:r w:rsidR="00373451">
        <w:rPr>
          <w:rFonts w:ascii="Times New Roman" w:eastAsia="Times New Roman" w:hAnsi="Times New Roman" w:cs="Times New Roman"/>
          <w:i/>
          <w:iCs/>
        </w:rPr>
        <w:t xml:space="preserve"> </w:t>
      </w:r>
      <w:proofErr w:type="spellStart"/>
      <w:r w:rsidR="00373451">
        <w:rPr>
          <w:rFonts w:ascii="Times New Roman" w:eastAsia="Times New Roman" w:hAnsi="Times New Roman" w:cs="Times New Roman"/>
          <w:i/>
          <w:iCs/>
        </w:rPr>
        <w:t>factors</w:t>
      </w:r>
      <w:proofErr w:type="spellEnd"/>
      <w:r w:rsidR="00373451">
        <w:rPr>
          <w:rFonts w:ascii="Times New Roman" w:eastAsia="Times New Roman" w:hAnsi="Times New Roman" w:cs="Times New Roman"/>
        </w:rPr>
        <w:t>) yang mampu memprediksi nilai interaksi yang hila</w:t>
      </w:r>
      <w:r w:rsidR="009C4927">
        <w:rPr>
          <w:rFonts w:ascii="Times New Roman" w:eastAsia="Times New Roman" w:hAnsi="Times New Roman" w:cs="Times New Roman"/>
        </w:rPr>
        <w:t xml:space="preserve">ng (kekosongan data), dan menangkap pola preferensi </w:t>
      </w:r>
      <w:proofErr w:type="spellStart"/>
      <w:r w:rsidR="009C4927">
        <w:rPr>
          <w:rFonts w:ascii="Times New Roman" w:eastAsia="Times New Roman" w:hAnsi="Times New Roman" w:cs="Times New Roman"/>
        </w:rPr>
        <w:t>tersebunyi</w:t>
      </w:r>
      <w:proofErr w:type="spellEnd"/>
      <w:r w:rsidR="009C4927">
        <w:rPr>
          <w:rFonts w:ascii="Times New Roman" w:eastAsia="Times New Roman" w:hAnsi="Times New Roman" w:cs="Times New Roman"/>
        </w:rPr>
        <w:t xml:space="preserve">. </w:t>
      </w:r>
      <w:r w:rsidR="00400524">
        <w:rPr>
          <w:rFonts w:ascii="Times New Roman" w:eastAsia="Times New Roman" w:hAnsi="Times New Roman" w:cs="Times New Roman"/>
        </w:rPr>
        <w:t xml:space="preserve">Dengan penggunaan matriks </w:t>
      </w:r>
      <w:proofErr w:type="spellStart"/>
      <w:r w:rsidR="00400524">
        <w:rPr>
          <w:rFonts w:ascii="Times New Roman" w:eastAsia="Times New Roman" w:hAnsi="Times New Roman" w:cs="Times New Roman"/>
        </w:rPr>
        <w:t>factorization</w:t>
      </w:r>
      <w:proofErr w:type="spellEnd"/>
      <w:r w:rsidR="00400524">
        <w:rPr>
          <w:rFonts w:ascii="Times New Roman" w:eastAsia="Times New Roman" w:hAnsi="Times New Roman" w:cs="Times New Roman"/>
        </w:rPr>
        <w:t xml:space="preserve"> kami berhasil </w:t>
      </w:r>
      <w:r w:rsidR="00CB0784">
        <w:rPr>
          <w:rFonts w:ascii="Times New Roman" w:eastAsia="Times New Roman" w:hAnsi="Times New Roman" w:cs="Times New Roman"/>
        </w:rPr>
        <w:t xml:space="preserve">mendapatkan solusi </w:t>
      </w:r>
      <w:r w:rsidR="00B4273B">
        <w:rPr>
          <w:rFonts w:ascii="Times New Roman" w:eastAsia="Times New Roman" w:hAnsi="Times New Roman" w:cs="Times New Roman"/>
        </w:rPr>
        <w:t xml:space="preserve">pada efisiensi waktu </w:t>
      </w:r>
      <w:proofErr w:type="spellStart"/>
      <w:r w:rsidR="00545093">
        <w:rPr>
          <w:rFonts w:ascii="Times New Roman" w:eastAsia="Times New Roman" w:hAnsi="Times New Roman" w:cs="Times New Roman"/>
        </w:rPr>
        <w:t>training</w:t>
      </w:r>
      <w:proofErr w:type="spellEnd"/>
      <w:r w:rsidR="00545093">
        <w:rPr>
          <w:rFonts w:ascii="Times New Roman" w:eastAsia="Times New Roman" w:hAnsi="Times New Roman" w:cs="Times New Roman"/>
        </w:rPr>
        <w:t xml:space="preserve"> </w:t>
      </w:r>
      <w:r w:rsidR="00CB0784">
        <w:rPr>
          <w:rFonts w:ascii="Times New Roman" w:eastAsia="Times New Roman" w:hAnsi="Times New Roman" w:cs="Times New Roman"/>
        </w:rPr>
        <w:t xml:space="preserve">dalam penggunaan data yang sangat besar di mana proses </w:t>
      </w:r>
      <w:proofErr w:type="spellStart"/>
      <w:r w:rsidR="00CB0784">
        <w:rPr>
          <w:rFonts w:ascii="Times New Roman" w:eastAsia="Times New Roman" w:hAnsi="Times New Roman" w:cs="Times New Roman"/>
        </w:rPr>
        <w:t>Machine</w:t>
      </w:r>
      <w:proofErr w:type="spellEnd"/>
      <w:r w:rsidR="00CB0784">
        <w:rPr>
          <w:rFonts w:ascii="Times New Roman" w:eastAsia="Times New Roman" w:hAnsi="Times New Roman" w:cs="Times New Roman"/>
        </w:rPr>
        <w:t xml:space="preserve"> </w:t>
      </w:r>
      <w:proofErr w:type="spellStart"/>
      <w:r w:rsidR="00CB0784">
        <w:rPr>
          <w:rFonts w:ascii="Times New Roman" w:eastAsia="Times New Roman" w:hAnsi="Times New Roman" w:cs="Times New Roman"/>
        </w:rPr>
        <w:t>Learning</w:t>
      </w:r>
      <w:proofErr w:type="spellEnd"/>
      <w:r w:rsidR="00CB0784">
        <w:rPr>
          <w:rFonts w:ascii="Times New Roman" w:eastAsia="Times New Roman" w:hAnsi="Times New Roman" w:cs="Times New Roman"/>
        </w:rPr>
        <w:t xml:space="preserve"> jika menggunakan </w:t>
      </w:r>
      <w:r w:rsidR="00B4273B">
        <w:rPr>
          <w:rFonts w:ascii="Times New Roman" w:eastAsia="Times New Roman" w:hAnsi="Times New Roman" w:cs="Times New Roman"/>
        </w:rPr>
        <w:t>k-NN akan lebih lama.</w:t>
      </w:r>
    </w:p>
    <w:p w14:paraId="751ECCED" w14:textId="3A0DD33D" w:rsidR="004F7B32" w:rsidRPr="0084192B" w:rsidRDefault="4EB4CCC6" w:rsidP="0E03AE8B">
      <w:pPr>
        <w:pStyle w:val="Heading2"/>
        <w:numPr>
          <w:ilvl w:val="0"/>
          <w:numId w:val="0"/>
        </w:numPr>
        <w:spacing w:before="299" w:after="299" w:line="276" w:lineRule="auto"/>
        <w:jc w:val="both"/>
        <w:rPr>
          <w:rFonts w:ascii="Times New Roman" w:eastAsia="Times New Roman" w:hAnsi="Times New Roman" w:cs="Times New Roman"/>
          <w:b/>
          <w:bCs/>
          <w:color w:val="auto"/>
          <w:sz w:val="36"/>
          <w:szCs w:val="36"/>
        </w:rPr>
      </w:pPr>
      <w:bookmarkStart w:id="9" w:name="_Toc535659417"/>
      <w:bookmarkStart w:id="10" w:name="_Toc1870201725"/>
      <w:bookmarkStart w:id="11" w:name="_Toc217144289"/>
      <w:r w:rsidRPr="0084192B">
        <w:rPr>
          <w:rFonts w:ascii="Times New Roman" w:eastAsia="Times New Roman" w:hAnsi="Times New Roman" w:cs="Times New Roman"/>
          <w:b/>
          <w:bCs/>
          <w:color w:val="auto"/>
          <w:sz w:val="36"/>
          <w:szCs w:val="36"/>
        </w:rPr>
        <w:t xml:space="preserve">2.2 </w:t>
      </w:r>
      <w:proofErr w:type="spellStart"/>
      <w:r w:rsidRPr="0084192B">
        <w:rPr>
          <w:rFonts w:ascii="Times New Roman" w:eastAsia="Times New Roman" w:hAnsi="Times New Roman" w:cs="Times New Roman"/>
          <w:b/>
          <w:bCs/>
          <w:color w:val="auto"/>
          <w:sz w:val="36"/>
          <w:szCs w:val="36"/>
        </w:rPr>
        <w:t>Content-Based</w:t>
      </w:r>
      <w:proofErr w:type="spellEnd"/>
      <w:r w:rsidRPr="0084192B">
        <w:rPr>
          <w:rFonts w:ascii="Times New Roman" w:eastAsia="Times New Roman" w:hAnsi="Times New Roman" w:cs="Times New Roman"/>
          <w:b/>
          <w:bCs/>
          <w:color w:val="auto"/>
          <w:sz w:val="36"/>
          <w:szCs w:val="36"/>
        </w:rPr>
        <w:t xml:space="preserve"> </w:t>
      </w:r>
      <w:proofErr w:type="spellStart"/>
      <w:r w:rsidRPr="0084192B">
        <w:rPr>
          <w:rFonts w:ascii="Times New Roman" w:eastAsia="Times New Roman" w:hAnsi="Times New Roman" w:cs="Times New Roman"/>
          <w:b/>
          <w:bCs/>
          <w:color w:val="auto"/>
          <w:sz w:val="36"/>
          <w:szCs w:val="36"/>
        </w:rPr>
        <w:t>Filtering</w:t>
      </w:r>
      <w:proofErr w:type="spellEnd"/>
      <w:r w:rsidRPr="0084192B">
        <w:rPr>
          <w:rFonts w:ascii="Times New Roman" w:eastAsia="Times New Roman" w:hAnsi="Times New Roman" w:cs="Times New Roman"/>
          <w:b/>
          <w:bCs/>
          <w:color w:val="auto"/>
          <w:sz w:val="36"/>
          <w:szCs w:val="36"/>
        </w:rPr>
        <w:t xml:space="preserve"> d</w:t>
      </w:r>
      <w:r w:rsidR="00E026C7">
        <w:rPr>
          <w:rFonts w:ascii="Times New Roman" w:eastAsia="Times New Roman" w:hAnsi="Times New Roman" w:cs="Times New Roman"/>
          <w:b/>
          <w:bCs/>
          <w:color w:val="auto"/>
          <w:sz w:val="36"/>
          <w:szCs w:val="36"/>
        </w:rPr>
        <w:t>engan TF-IDF</w:t>
      </w:r>
      <w:bookmarkEnd w:id="9"/>
      <w:bookmarkEnd w:id="10"/>
      <w:bookmarkEnd w:id="11"/>
    </w:p>
    <w:p w14:paraId="6075C4AC" w14:textId="633B58C4" w:rsidR="3DB5E6C4" w:rsidRDefault="3DB5E6C4" w:rsidP="3DB5E6C4">
      <w:pPr>
        <w:spacing w:before="240" w:after="240" w:line="276" w:lineRule="auto"/>
        <w:ind w:left="426"/>
        <w:jc w:val="both"/>
        <w:rPr>
          <w:rFonts w:ascii="Times New Roman" w:eastAsia="Times New Roman" w:hAnsi="Times New Roman" w:cs="Times New Roman"/>
        </w:rPr>
      </w:pPr>
      <w:r w:rsidRPr="3DB5E6C4">
        <w:rPr>
          <w:rFonts w:ascii="Times New Roman" w:eastAsia="Times New Roman" w:hAnsi="Times New Roman" w:cs="Times New Roman"/>
        </w:rPr>
        <w:t xml:space="preserve">Untuk memahami "DNA" sebuah buku tanpa bergantung pada interaksi pengguna, digunakan pendekatan </w:t>
      </w:r>
      <w:proofErr w:type="spellStart"/>
      <w:r w:rsidRPr="3DB5E6C4">
        <w:rPr>
          <w:rFonts w:ascii="Times New Roman" w:eastAsia="Times New Roman" w:hAnsi="Times New Roman" w:cs="Times New Roman"/>
        </w:rPr>
        <w:t>Content-Based</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Filtering</w:t>
      </w:r>
      <w:proofErr w:type="spellEnd"/>
      <w:r w:rsidRPr="3DB5E6C4">
        <w:rPr>
          <w:rFonts w:ascii="Times New Roman" w:eastAsia="Times New Roman" w:hAnsi="Times New Roman" w:cs="Times New Roman"/>
        </w:rPr>
        <w:t xml:space="preserve">. Metode ini merekomendasikan item dengan mencocokkan atribut item (seperti deskripsi atau genre) dengan profil preferensi pengguna. Dalam sistem ini, algoritma Term </w:t>
      </w:r>
      <w:proofErr w:type="spellStart"/>
      <w:r w:rsidRPr="3DB5E6C4">
        <w:rPr>
          <w:rFonts w:ascii="Times New Roman" w:eastAsia="Times New Roman" w:hAnsi="Times New Roman" w:cs="Times New Roman"/>
        </w:rPr>
        <w:t>Frequency-Inverse</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Document</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Frequency</w:t>
      </w:r>
      <w:proofErr w:type="spellEnd"/>
      <w:r w:rsidRPr="3DB5E6C4">
        <w:rPr>
          <w:rFonts w:ascii="Times New Roman" w:eastAsia="Times New Roman" w:hAnsi="Times New Roman" w:cs="Times New Roman"/>
        </w:rPr>
        <w:t xml:space="preserve"> (TF-IDF) diterapkan untuk mengubah data teks tak terstruktur (judul, genre, deskripsi) menjadi representasi vektor numerik.</w:t>
      </w:r>
    </w:p>
    <w:p w14:paraId="7E024CD1" w14:textId="052DBA19" w:rsidR="3DB5E6C4" w:rsidRDefault="3DB5E6C4" w:rsidP="3DB5E6C4">
      <w:pPr>
        <w:spacing w:before="240" w:after="240" w:line="276" w:lineRule="auto"/>
        <w:ind w:left="426"/>
        <w:jc w:val="both"/>
        <w:rPr>
          <w:rFonts w:ascii="Times New Roman" w:eastAsia="Times New Roman" w:hAnsi="Times New Roman" w:cs="Times New Roman"/>
        </w:rPr>
      </w:pPr>
      <w:r w:rsidRPr="3DB5E6C4">
        <w:rPr>
          <w:rFonts w:ascii="Times New Roman" w:eastAsia="Times New Roman" w:hAnsi="Times New Roman" w:cs="Times New Roman"/>
        </w:rPr>
        <w:t xml:space="preserve">Keunggulan utama pendekatan berbasis konten ini adalah efektivitasnya dalam menangani masalah </w:t>
      </w:r>
      <w:proofErr w:type="spellStart"/>
      <w:r w:rsidRPr="3DB5E6C4">
        <w:rPr>
          <w:rFonts w:ascii="Times New Roman" w:eastAsia="Times New Roman" w:hAnsi="Times New Roman" w:cs="Times New Roman"/>
        </w:rPr>
        <w:t>Cold</w:t>
      </w:r>
      <w:proofErr w:type="spellEnd"/>
      <w:r w:rsidRPr="3DB5E6C4">
        <w:rPr>
          <w:rFonts w:ascii="Times New Roman" w:eastAsia="Times New Roman" w:hAnsi="Times New Roman" w:cs="Times New Roman"/>
        </w:rPr>
        <w:t xml:space="preserve"> Start, yaitu kondisi di mana sistem tidak memiliki riwayat interaksi pengguna atau buku baru belum pernah dinilai. Dengan ekstraksi fitur ini, sistem tetap mampu memberikan rekomendasi awal yang relevan berdasarkan kemiripan atribut sebelum data interaksi sosial tersedia.</w:t>
      </w:r>
    </w:p>
    <w:p w14:paraId="6F833845" w14:textId="01717C96" w:rsidR="004F7B32" w:rsidRPr="0084192B" w:rsidRDefault="4EB4CCC6" w:rsidP="0E03AE8B">
      <w:pPr>
        <w:pStyle w:val="Heading2"/>
        <w:numPr>
          <w:ilvl w:val="0"/>
          <w:numId w:val="0"/>
        </w:numPr>
        <w:spacing w:before="299" w:after="299" w:line="276" w:lineRule="auto"/>
        <w:jc w:val="both"/>
        <w:rPr>
          <w:rFonts w:ascii="Times New Roman" w:eastAsia="Times New Roman" w:hAnsi="Times New Roman" w:cs="Times New Roman"/>
          <w:b/>
          <w:bCs/>
          <w:color w:val="auto"/>
          <w:sz w:val="36"/>
          <w:szCs w:val="36"/>
        </w:rPr>
      </w:pPr>
      <w:bookmarkStart w:id="12" w:name="_Toc75192193"/>
      <w:bookmarkStart w:id="13" w:name="_Toc1117892600"/>
      <w:bookmarkStart w:id="14" w:name="_Toc217144290"/>
      <w:r w:rsidRPr="0084192B">
        <w:rPr>
          <w:rFonts w:ascii="Times New Roman" w:eastAsia="Times New Roman" w:hAnsi="Times New Roman" w:cs="Times New Roman"/>
          <w:b/>
          <w:bCs/>
          <w:color w:val="auto"/>
          <w:sz w:val="36"/>
          <w:szCs w:val="36"/>
        </w:rPr>
        <w:t xml:space="preserve">2.3 </w:t>
      </w:r>
      <w:r w:rsidR="00127F0D">
        <w:rPr>
          <w:rFonts w:ascii="Times New Roman" w:eastAsia="Times New Roman" w:hAnsi="Times New Roman" w:cs="Times New Roman"/>
          <w:b/>
          <w:bCs/>
          <w:color w:val="auto"/>
          <w:sz w:val="36"/>
          <w:szCs w:val="36"/>
        </w:rPr>
        <w:t xml:space="preserve">Matrix </w:t>
      </w:r>
      <w:proofErr w:type="spellStart"/>
      <w:r w:rsidR="00127F0D">
        <w:rPr>
          <w:rFonts w:ascii="Times New Roman" w:eastAsia="Times New Roman" w:hAnsi="Times New Roman" w:cs="Times New Roman"/>
          <w:b/>
          <w:bCs/>
          <w:color w:val="auto"/>
          <w:sz w:val="36"/>
          <w:szCs w:val="36"/>
        </w:rPr>
        <w:t>Factorization</w:t>
      </w:r>
      <w:proofErr w:type="spellEnd"/>
      <w:r w:rsidR="00127F0D">
        <w:rPr>
          <w:rFonts w:ascii="Times New Roman" w:eastAsia="Times New Roman" w:hAnsi="Times New Roman" w:cs="Times New Roman"/>
          <w:b/>
          <w:bCs/>
          <w:color w:val="auto"/>
          <w:sz w:val="36"/>
          <w:szCs w:val="36"/>
        </w:rPr>
        <w:t xml:space="preserve"> &amp; SVD</w:t>
      </w:r>
      <w:bookmarkEnd w:id="12"/>
      <w:bookmarkEnd w:id="13"/>
      <w:bookmarkEnd w:id="14"/>
      <w:r w:rsidRPr="0084192B">
        <w:rPr>
          <w:rFonts w:ascii="Times New Roman" w:eastAsia="Times New Roman" w:hAnsi="Times New Roman" w:cs="Times New Roman"/>
          <w:b/>
          <w:bCs/>
          <w:color w:val="auto"/>
          <w:sz w:val="36"/>
          <w:szCs w:val="36"/>
        </w:rPr>
        <w:t xml:space="preserve"> </w:t>
      </w:r>
    </w:p>
    <w:p w14:paraId="32701540" w14:textId="503CF67A" w:rsidR="005716B7" w:rsidRPr="002D1374" w:rsidRDefault="3DB5E6C4" w:rsidP="3DB5E6C4">
      <w:pPr>
        <w:spacing w:before="240" w:after="240" w:line="276" w:lineRule="auto"/>
        <w:ind w:left="426"/>
        <w:jc w:val="both"/>
        <w:rPr>
          <w:rFonts w:ascii="Times New Roman" w:eastAsia="Times New Roman" w:hAnsi="Times New Roman" w:cs="Times New Roman"/>
        </w:rPr>
      </w:pPr>
      <w:r w:rsidRPr="3DB5E6C4">
        <w:rPr>
          <w:rFonts w:ascii="Times New Roman" w:eastAsia="Times New Roman" w:hAnsi="Times New Roman" w:cs="Times New Roman"/>
        </w:rPr>
        <w:t>Berbeda dengan metode berbasis tetangga (</w:t>
      </w:r>
      <w:proofErr w:type="spellStart"/>
      <w:r w:rsidRPr="3DB5E6C4">
        <w:rPr>
          <w:rFonts w:ascii="Times New Roman" w:eastAsia="Times New Roman" w:hAnsi="Times New Roman" w:cs="Times New Roman"/>
        </w:rPr>
        <w:t>Neighborhood-based</w:t>
      </w:r>
      <w:proofErr w:type="spellEnd"/>
      <w:r w:rsidRPr="3DB5E6C4">
        <w:rPr>
          <w:rFonts w:ascii="Times New Roman" w:eastAsia="Times New Roman" w:hAnsi="Times New Roman" w:cs="Times New Roman"/>
        </w:rPr>
        <w:t xml:space="preserve">) seperti k-NN yang sering kali lambat dan boros memori saat menangani </w:t>
      </w:r>
      <w:proofErr w:type="spellStart"/>
      <w:r w:rsidRPr="3DB5E6C4">
        <w:rPr>
          <w:rFonts w:ascii="Times New Roman" w:eastAsia="Times New Roman" w:hAnsi="Times New Roman" w:cs="Times New Roman"/>
        </w:rPr>
        <w:t>dataset</w:t>
      </w:r>
      <w:proofErr w:type="spellEnd"/>
      <w:r w:rsidRPr="3DB5E6C4">
        <w:rPr>
          <w:rFonts w:ascii="Times New Roman" w:eastAsia="Times New Roman" w:hAnsi="Times New Roman" w:cs="Times New Roman"/>
        </w:rPr>
        <w:t xml:space="preserve"> besar, pendekatan Matrix </w:t>
      </w:r>
      <w:proofErr w:type="spellStart"/>
      <w:r w:rsidRPr="3DB5E6C4">
        <w:rPr>
          <w:rFonts w:ascii="Times New Roman" w:eastAsia="Times New Roman" w:hAnsi="Times New Roman" w:cs="Times New Roman"/>
        </w:rPr>
        <w:t>Factorization</w:t>
      </w:r>
      <w:proofErr w:type="spellEnd"/>
      <w:r w:rsidRPr="3DB5E6C4">
        <w:rPr>
          <w:rFonts w:ascii="Times New Roman" w:eastAsia="Times New Roman" w:hAnsi="Times New Roman" w:cs="Times New Roman"/>
        </w:rPr>
        <w:t xml:space="preserve"> menawarkan efisiensi komputasi yang lebih baik. Dalam penelitian ini, digunakan algoritma </w:t>
      </w:r>
      <w:proofErr w:type="spellStart"/>
      <w:r w:rsidRPr="3DB5E6C4">
        <w:rPr>
          <w:rFonts w:ascii="Times New Roman" w:eastAsia="Times New Roman" w:hAnsi="Times New Roman" w:cs="Times New Roman"/>
        </w:rPr>
        <w:t>Truncated</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Singular</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Value</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Decomposition</w:t>
      </w:r>
      <w:proofErr w:type="spellEnd"/>
      <w:r w:rsidRPr="3DB5E6C4">
        <w:rPr>
          <w:rFonts w:ascii="Times New Roman" w:eastAsia="Times New Roman" w:hAnsi="Times New Roman" w:cs="Times New Roman"/>
        </w:rPr>
        <w:t xml:space="preserve"> (SVD).</w:t>
      </w:r>
    </w:p>
    <w:p w14:paraId="570FAD4A" w14:textId="20EC7217" w:rsidR="005716B7" w:rsidRPr="002D1374" w:rsidRDefault="005716B7" w:rsidP="00D178C6">
      <w:pPr>
        <w:spacing w:before="240" w:after="240" w:line="276" w:lineRule="auto"/>
        <w:ind w:left="426"/>
        <w:jc w:val="both"/>
        <w:rPr>
          <w:rFonts w:ascii="Times New Roman" w:eastAsia="Times New Roman" w:hAnsi="Times New Roman" w:cs="Times New Roman"/>
        </w:rPr>
      </w:pPr>
      <w:r w:rsidRPr="3DB5E6C4">
        <w:rPr>
          <w:rFonts w:ascii="Times New Roman" w:eastAsia="Times New Roman" w:hAnsi="Times New Roman" w:cs="Times New Roman"/>
        </w:rPr>
        <w:t xml:space="preserve">SVD bekerja dengan mendekomposisi matriks interaksi </w:t>
      </w:r>
      <w:proofErr w:type="spellStart"/>
      <w:r w:rsidRPr="3DB5E6C4">
        <w:rPr>
          <w:rFonts w:ascii="Times New Roman" w:eastAsia="Times New Roman" w:hAnsi="Times New Roman" w:cs="Times New Roman"/>
        </w:rPr>
        <w:t>User-Book</w:t>
      </w:r>
      <w:proofErr w:type="spellEnd"/>
      <w:r w:rsidRPr="3DB5E6C4">
        <w:rPr>
          <w:rFonts w:ascii="Times New Roman" w:eastAsia="Times New Roman" w:hAnsi="Times New Roman" w:cs="Times New Roman"/>
        </w:rPr>
        <w:t xml:space="preserve"> yang </w:t>
      </w:r>
      <w:r w:rsidR="3DB5E6C4" w:rsidRPr="3DB5E6C4">
        <w:rPr>
          <w:rFonts w:ascii="Times New Roman" w:eastAsia="Times New Roman" w:hAnsi="Times New Roman" w:cs="Times New Roman"/>
        </w:rPr>
        <w:t xml:space="preserve">sangat </w:t>
      </w:r>
      <w:r w:rsidRPr="3DB5E6C4">
        <w:rPr>
          <w:rFonts w:ascii="Times New Roman" w:eastAsia="Times New Roman" w:hAnsi="Times New Roman" w:cs="Times New Roman"/>
        </w:rPr>
        <w:t xml:space="preserve">besar menjadi matriks </w:t>
      </w:r>
      <w:r w:rsidR="3DB5E6C4" w:rsidRPr="3DB5E6C4">
        <w:rPr>
          <w:rFonts w:ascii="Times New Roman" w:eastAsia="Times New Roman" w:hAnsi="Times New Roman" w:cs="Times New Roman"/>
        </w:rPr>
        <w:t>berdimensi</w:t>
      </w:r>
      <w:r w:rsidRPr="3DB5E6C4">
        <w:rPr>
          <w:rFonts w:ascii="Times New Roman" w:eastAsia="Times New Roman" w:hAnsi="Times New Roman" w:cs="Times New Roman"/>
        </w:rPr>
        <w:t xml:space="preserve"> lebih rendah yang memuat </w:t>
      </w:r>
      <w:proofErr w:type="spellStart"/>
      <w:r w:rsidRPr="3DB5E6C4">
        <w:rPr>
          <w:rFonts w:ascii="Times New Roman" w:eastAsia="Times New Roman" w:hAnsi="Times New Roman" w:cs="Times New Roman"/>
        </w:rPr>
        <w:t>Latent</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Factors</w:t>
      </w:r>
      <w:proofErr w:type="spellEnd"/>
      <w:r w:rsidRPr="3DB5E6C4">
        <w:rPr>
          <w:rFonts w:ascii="Times New Roman" w:eastAsia="Times New Roman" w:hAnsi="Times New Roman" w:cs="Times New Roman"/>
        </w:rPr>
        <w:t xml:space="preserve"> (Faktor Laten). Faktor</w:t>
      </w:r>
      <w:r w:rsidR="3DB5E6C4" w:rsidRPr="3DB5E6C4">
        <w:rPr>
          <w:rFonts w:ascii="Times New Roman" w:eastAsia="Times New Roman" w:hAnsi="Times New Roman" w:cs="Times New Roman"/>
        </w:rPr>
        <w:t>-faktor</w:t>
      </w:r>
      <w:r w:rsidR="005A079F" w:rsidRPr="3DB5E6C4">
        <w:rPr>
          <w:rFonts w:ascii="Times New Roman" w:eastAsia="Times New Roman" w:hAnsi="Times New Roman" w:cs="Times New Roman"/>
        </w:rPr>
        <w:t xml:space="preserve"> tersembunyi </w:t>
      </w:r>
      <w:r w:rsidR="3DB5E6C4" w:rsidRPr="3DB5E6C4">
        <w:rPr>
          <w:rFonts w:ascii="Times New Roman" w:eastAsia="Times New Roman" w:hAnsi="Times New Roman" w:cs="Times New Roman"/>
        </w:rPr>
        <w:t>ini mampu menangkap nuansa preferensi yang implisit misalnya,</w:t>
      </w:r>
      <w:r w:rsidR="005A079F" w:rsidRPr="3DB5E6C4">
        <w:rPr>
          <w:rFonts w:ascii="Times New Roman" w:eastAsia="Times New Roman" w:hAnsi="Times New Roman" w:cs="Times New Roman"/>
        </w:rPr>
        <w:t xml:space="preserve"> seberapa </w:t>
      </w:r>
      <w:r w:rsidR="3DB5E6C4" w:rsidRPr="3DB5E6C4">
        <w:rPr>
          <w:rFonts w:ascii="Times New Roman" w:eastAsia="Times New Roman" w:hAnsi="Times New Roman" w:cs="Times New Roman"/>
        </w:rPr>
        <w:t>'gelap'</w:t>
      </w:r>
      <w:r w:rsidR="002D1374" w:rsidRPr="3DB5E6C4">
        <w:rPr>
          <w:rFonts w:ascii="Times New Roman" w:eastAsia="Times New Roman" w:hAnsi="Times New Roman" w:cs="Times New Roman"/>
        </w:rPr>
        <w:t xml:space="preserve"> nuansa cerita sebuah buku </w:t>
      </w:r>
      <w:r w:rsidR="3DB5E6C4" w:rsidRPr="3DB5E6C4">
        <w:rPr>
          <w:rFonts w:ascii="Times New Roman" w:eastAsia="Times New Roman" w:hAnsi="Times New Roman" w:cs="Times New Roman"/>
        </w:rPr>
        <w:t xml:space="preserve">dibandingkan dengan </w:t>
      </w:r>
      <w:r w:rsidR="002D1374" w:rsidRPr="3DB5E6C4">
        <w:rPr>
          <w:rFonts w:ascii="Times New Roman" w:eastAsia="Times New Roman" w:hAnsi="Times New Roman" w:cs="Times New Roman"/>
        </w:rPr>
        <w:t xml:space="preserve">preferensi pengguna terhadap </w:t>
      </w:r>
      <w:r w:rsidR="3DB5E6C4" w:rsidRPr="3DB5E6C4">
        <w:rPr>
          <w:rFonts w:ascii="Times New Roman" w:eastAsia="Times New Roman" w:hAnsi="Times New Roman" w:cs="Times New Roman"/>
        </w:rPr>
        <w:t>tema tersebut.</w:t>
      </w:r>
      <w:r w:rsidR="002D1374" w:rsidRPr="3DB5E6C4">
        <w:rPr>
          <w:rFonts w:ascii="Times New Roman" w:eastAsia="Times New Roman" w:hAnsi="Times New Roman" w:cs="Times New Roman"/>
        </w:rPr>
        <w:t xml:space="preserve"> Kemampuan SVD untuk </w:t>
      </w:r>
      <w:r w:rsidR="3DB5E6C4" w:rsidRPr="3DB5E6C4">
        <w:rPr>
          <w:rFonts w:ascii="Times New Roman" w:eastAsia="Times New Roman" w:hAnsi="Times New Roman" w:cs="Times New Roman"/>
        </w:rPr>
        <w:t>mengisi</w:t>
      </w:r>
      <w:r w:rsidR="002D1374" w:rsidRPr="3DB5E6C4">
        <w:rPr>
          <w:rFonts w:ascii="Times New Roman" w:eastAsia="Times New Roman" w:hAnsi="Times New Roman" w:cs="Times New Roman"/>
        </w:rPr>
        <w:t xml:space="preserve"> nilai interaksi yang hilang (</w:t>
      </w:r>
      <w:proofErr w:type="spellStart"/>
      <w:r w:rsidR="002D1374" w:rsidRPr="3DB5E6C4">
        <w:rPr>
          <w:rFonts w:ascii="Times New Roman" w:eastAsia="Times New Roman" w:hAnsi="Times New Roman" w:cs="Times New Roman"/>
        </w:rPr>
        <w:t>filling</w:t>
      </w:r>
      <w:proofErr w:type="spellEnd"/>
      <w:r w:rsidR="002D1374" w:rsidRPr="3DB5E6C4">
        <w:rPr>
          <w:rFonts w:ascii="Times New Roman" w:eastAsia="Times New Roman" w:hAnsi="Times New Roman" w:cs="Times New Roman"/>
        </w:rPr>
        <w:t xml:space="preserve"> </w:t>
      </w:r>
      <w:proofErr w:type="spellStart"/>
      <w:r w:rsidR="002D1374" w:rsidRPr="3DB5E6C4">
        <w:rPr>
          <w:rFonts w:ascii="Times New Roman" w:eastAsia="Times New Roman" w:hAnsi="Times New Roman" w:cs="Times New Roman"/>
        </w:rPr>
        <w:t>the</w:t>
      </w:r>
      <w:proofErr w:type="spellEnd"/>
      <w:r w:rsidR="002D1374" w:rsidRPr="3DB5E6C4">
        <w:rPr>
          <w:rFonts w:ascii="Times New Roman" w:eastAsia="Times New Roman" w:hAnsi="Times New Roman" w:cs="Times New Roman"/>
        </w:rPr>
        <w:t xml:space="preserve"> </w:t>
      </w:r>
      <w:proofErr w:type="spellStart"/>
      <w:r w:rsidR="002D1374" w:rsidRPr="3DB5E6C4">
        <w:rPr>
          <w:rFonts w:ascii="Times New Roman" w:eastAsia="Times New Roman" w:hAnsi="Times New Roman" w:cs="Times New Roman"/>
        </w:rPr>
        <w:t>gaps</w:t>
      </w:r>
      <w:proofErr w:type="spellEnd"/>
      <w:r w:rsidR="002D1374" w:rsidRPr="3DB5E6C4">
        <w:rPr>
          <w:rFonts w:ascii="Times New Roman" w:eastAsia="Times New Roman" w:hAnsi="Times New Roman" w:cs="Times New Roman"/>
        </w:rPr>
        <w:t xml:space="preserve">) </w:t>
      </w:r>
      <w:r w:rsidR="3DB5E6C4" w:rsidRPr="3DB5E6C4">
        <w:rPr>
          <w:rFonts w:ascii="Times New Roman" w:eastAsia="Times New Roman" w:hAnsi="Times New Roman" w:cs="Times New Roman"/>
        </w:rPr>
        <w:t xml:space="preserve">menjadikannya solusi </w:t>
      </w:r>
      <w:proofErr w:type="spellStart"/>
      <w:r w:rsidR="3DB5E6C4" w:rsidRPr="3DB5E6C4">
        <w:rPr>
          <w:rFonts w:ascii="Times New Roman" w:eastAsia="Times New Roman" w:hAnsi="Times New Roman" w:cs="Times New Roman"/>
          <w:i/>
          <w:iCs/>
        </w:rPr>
        <w:t>robust</w:t>
      </w:r>
      <w:proofErr w:type="spellEnd"/>
      <w:r w:rsidR="3DB5E6C4" w:rsidRPr="3DB5E6C4">
        <w:rPr>
          <w:rFonts w:ascii="Times New Roman" w:eastAsia="Times New Roman" w:hAnsi="Times New Roman" w:cs="Times New Roman"/>
        </w:rPr>
        <w:t xml:space="preserve"> untuk menangkap sinyal sosial kolektif pengguna</w:t>
      </w:r>
      <w:r w:rsidR="002D1374" w:rsidRPr="3DB5E6C4">
        <w:rPr>
          <w:rFonts w:ascii="Times New Roman" w:eastAsia="Times New Roman" w:hAnsi="Times New Roman" w:cs="Times New Roman"/>
        </w:rPr>
        <w:t>.</w:t>
      </w:r>
    </w:p>
    <w:p w14:paraId="1E00954D" w14:textId="5F029FB5" w:rsidR="004F7B32" w:rsidRPr="00F947C4" w:rsidRDefault="4EB4CCC6" w:rsidP="0E03AE8B">
      <w:pPr>
        <w:pStyle w:val="Heading2"/>
        <w:numPr>
          <w:ilvl w:val="0"/>
          <w:numId w:val="0"/>
        </w:numPr>
        <w:spacing w:before="299" w:after="299" w:line="276" w:lineRule="auto"/>
        <w:jc w:val="both"/>
        <w:rPr>
          <w:rFonts w:ascii="Times New Roman" w:eastAsia="Times New Roman" w:hAnsi="Times New Roman" w:cs="Times New Roman"/>
          <w:b/>
          <w:bCs/>
          <w:color w:val="auto"/>
          <w:sz w:val="36"/>
          <w:szCs w:val="36"/>
        </w:rPr>
      </w:pPr>
      <w:bookmarkStart w:id="15" w:name="_Toc1516087766"/>
      <w:bookmarkStart w:id="16" w:name="_Toc70967892"/>
      <w:bookmarkStart w:id="17" w:name="_Toc217144291"/>
      <w:r w:rsidRPr="00F947C4">
        <w:rPr>
          <w:rFonts w:ascii="Times New Roman" w:eastAsia="Times New Roman" w:hAnsi="Times New Roman" w:cs="Times New Roman"/>
          <w:b/>
          <w:bCs/>
          <w:color w:val="auto"/>
          <w:sz w:val="36"/>
          <w:szCs w:val="36"/>
        </w:rPr>
        <w:t xml:space="preserve">2.4 Sistem Rekomendasi Hibrida dengan </w:t>
      </w:r>
      <w:proofErr w:type="spellStart"/>
      <w:r w:rsidRPr="00F947C4">
        <w:rPr>
          <w:rFonts w:ascii="Times New Roman" w:eastAsia="Times New Roman" w:hAnsi="Times New Roman" w:cs="Times New Roman"/>
          <w:b/>
          <w:bCs/>
          <w:color w:val="auto"/>
          <w:sz w:val="36"/>
          <w:szCs w:val="36"/>
        </w:rPr>
        <w:t>LightGBM</w:t>
      </w:r>
      <w:bookmarkEnd w:id="15"/>
      <w:bookmarkEnd w:id="16"/>
      <w:bookmarkEnd w:id="17"/>
      <w:proofErr w:type="spellEnd"/>
    </w:p>
    <w:p w14:paraId="2E3E0458" w14:textId="301FB4E3" w:rsidR="3DB5E6C4" w:rsidRDefault="3DB5E6C4" w:rsidP="3DB5E6C4">
      <w:pPr>
        <w:spacing w:before="240" w:after="240" w:line="276" w:lineRule="auto"/>
        <w:ind w:left="426"/>
        <w:jc w:val="both"/>
        <w:rPr>
          <w:rFonts w:ascii="Times New Roman" w:eastAsia="Times New Roman" w:hAnsi="Times New Roman" w:cs="Times New Roman"/>
        </w:rPr>
      </w:pPr>
      <w:r w:rsidRPr="3DB5E6C4">
        <w:rPr>
          <w:rFonts w:ascii="Times New Roman" w:eastAsia="Times New Roman" w:hAnsi="Times New Roman" w:cs="Times New Roman"/>
        </w:rPr>
        <w:t xml:space="preserve">Inovasi utama dalam sistem ini adalah penggunaan Light </w:t>
      </w:r>
      <w:proofErr w:type="spellStart"/>
      <w:r w:rsidRPr="3DB5E6C4">
        <w:rPr>
          <w:rFonts w:ascii="Times New Roman" w:eastAsia="Times New Roman" w:hAnsi="Times New Roman" w:cs="Times New Roman"/>
        </w:rPr>
        <w:t>Gradient</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Boosting</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Machine</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LightGBM</w:t>
      </w:r>
      <w:proofErr w:type="spellEnd"/>
      <w:r w:rsidRPr="3DB5E6C4">
        <w:rPr>
          <w:rFonts w:ascii="Times New Roman" w:eastAsia="Times New Roman" w:hAnsi="Times New Roman" w:cs="Times New Roman"/>
        </w:rPr>
        <w:t xml:space="preserve">) sebagai model </w:t>
      </w:r>
      <w:proofErr w:type="spellStart"/>
      <w:r w:rsidRPr="3DB5E6C4">
        <w:rPr>
          <w:rFonts w:ascii="Times New Roman" w:eastAsia="Times New Roman" w:hAnsi="Times New Roman" w:cs="Times New Roman"/>
        </w:rPr>
        <w:t>perankingan</w:t>
      </w:r>
      <w:proofErr w:type="spellEnd"/>
      <w:r w:rsidRPr="3DB5E6C4">
        <w:rPr>
          <w:rFonts w:ascii="Times New Roman" w:eastAsia="Times New Roman" w:hAnsi="Times New Roman" w:cs="Times New Roman"/>
        </w:rPr>
        <w:t xml:space="preserve"> akhir (</w:t>
      </w:r>
      <w:proofErr w:type="spellStart"/>
      <w:r w:rsidRPr="3DB5E6C4">
        <w:rPr>
          <w:rFonts w:ascii="Times New Roman" w:eastAsia="Times New Roman" w:hAnsi="Times New Roman" w:cs="Times New Roman"/>
        </w:rPr>
        <w:t>re-ranker</w:t>
      </w:r>
      <w:proofErr w:type="spellEnd"/>
      <w:r w:rsidRPr="3DB5E6C4">
        <w:rPr>
          <w:rFonts w:ascii="Times New Roman" w:eastAsia="Times New Roman" w:hAnsi="Times New Roman" w:cs="Times New Roman"/>
        </w:rPr>
        <w:t xml:space="preserve">). Dalam arsitektur hibrida ini, </w:t>
      </w:r>
      <w:proofErr w:type="spellStart"/>
      <w:r w:rsidRPr="3DB5E6C4">
        <w:rPr>
          <w:rFonts w:ascii="Times New Roman" w:eastAsia="Times New Roman" w:hAnsi="Times New Roman" w:cs="Times New Roman"/>
        </w:rPr>
        <w:t>LightGBM</w:t>
      </w:r>
      <w:proofErr w:type="spellEnd"/>
      <w:r w:rsidRPr="3DB5E6C4">
        <w:rPr>
          <w:rFonts w:ascii="Times New Roman" w:eastAsia="Times New Roman" w:hAnsi="Times New Roman" w:cs="Times New Roman"/>
        </w:rPr>
        <w:t xml:space="preserve"> bertindak sebagai penentu keputusan yang menggabungkan sinyal konten (dari TF-IDF) dan sinyal sosial (dari SVD) untuk memprediksi probabilitas pembacaan.</w:t>
      </w:r>
    </w:p>
    <w:p w14:paraId="300515F0" w14:textId="0BD94379" w:rsidR="3DB5E6C4" w:rsidRDefault="3DB5E6C4" w:rsidP="3DB5E6C4">
      <w:pPr>
        <w:spacing w:before="240" w:after="240" w:line="276" w:lineRule="auto"/>
        <w:ind w:left="426"/>
        <w:jc w:val="both"/>
        <w:rPr>
          <w:rFonts w:ascii="Times New Roman" w:eastAsia="Times New Roman" w:hAnsi="Times New Roman" w:cs="Times New Roman"/>
        </w:rPr>
      </w:pPr>
      <w:proofErr w:type="spellStart"/>
      <w:r w:rsidRPr="3DB5E6C4">
        <w:rPr>
          <w:rFonts w:ascii="Times New Roman" w:eastAsia="Times New Roman" w:hAnsi="Times New Roman" w:cs="Times New Roman"/>
        </w:rPr>
        <w:t>LightGBM</w:t>
      </w:r>
      <w:proofErr w:type="spellEnd"/>
      <w:r w:rsidRPr="3DB5E6C4">
        <w:rPr>
          <w:rFonts w:ascii="Times New Roman" w:eastAsia="Times New Roman" w:hAnsi="Times New Roman" w:cs="Times New Roman"/>
        </w:rPr>
        <w:t xml:space="preserve"> dipilih karena efisiensinya yang tinggi dalam menangani </w:t>
      </w:r>
      <w:proofErr w:type="spellStart"/>
      <w:r w:rsidRPr="3DB5E6C4">
        <w:rPr>
          <w:rFonts w:ascii="Times New Roman" w:eastAsia="Times New Roman" w:hAnsi="Times New Roman" w:cs="Times New Roman"/>
        </w:rPr>
        <w:t>dataset</w:t>
      </w:r>
      <w:proofErr w:type="spellEnd"/>
      <w:r w:rsidRPr="3DB5E6C4">
        <w:rPr>
          <w:rFonts w:ascii="Times New Roman" w:eastAsia="Times New Roman" w:hAnsi="Times New Roman" w:cs="Times New Roman"/>
        </w:rPr>
        <w:t xml:space="preserve"> berskala besar dan kemampuannya memproses fitur campuran1. Validasi ilmiah mengenai efektivitas </w:t>
      </w:r>
      <w:proofErr w:type="spellStart"/>
      <w:r w:rsidRPr="3DB5E6C4">
        <w:rPr>
          <w:rFonts w:ascii="Times New Roman" w:eastAsia="Times New Roman" w:hAnsi="Times New Roman" w:cs="Times New Roman"/>
        </w:rPr>
        <w:t>LightGBM</w:t>
      </w:r>
      <w:proofErr w:type="spellEnd"/>
      <w:r w:rsidRPr="3DB5E6C4">
        <w:rPr>
          <w:rFonts w:ascii="Times New Roman" w:eastAsia="Times New Roman" w:hAnsi="Times New Roman" w:cs="Times New Roman"/>
        </w:rPr>
        <w:t xml:space="preserve"> didukung oleh studi </w:t>
      </w:r>
      <w:proofErr w:type="spellStart"/>
      <w:r w:rsidRPr="3DB5E6C4">
        <w:rPr>
          <w:rFonts w:ascii="Times New Roman" w:eastAsia="Times New Roman" w:hAnsi="Times New Roman" w:cs="Times New Roman"/>
        </w:rPr>
        <w:t>Mar'atuttahirah</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et</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al.</w:t>
      </w:r>
      <w:proofErr w:type="spellEnd"/>
      <w:r w:rsidRPr="3DB5E6C4">
        <w:rPr>
          <w:rFonts w:ascii="Times New Roman" w:eastAsia="Times New Roman" w:hAnsi="Times New Roman" w:cs="Times New Roman"/>
        </w:rPr>
        <w:t xml:space="preserve"> (2025), yang menemukan bahwa integrasi </w:t>
      </w:r>
      <w:proofErr w:type="spellStart"/>
      <w:r w:rsidRPr="3DB5E6C4">
        <w:rPr>
          <w:rFonts w:ascii="Times New Roman" w:eastAsia="Times New Roman" w:hAnsi="Times New Roman" w:cs="Times New Roman"/>
        </w:rPr>
        <w:t>LightGBM</w:t>
      </w:r>
      <w:proofErr w:type="spellEnd"/>
      <w:r w:rsidRPr="3DB5E6C4">
        <w:rPr>
          <w:rFonts w:ascii="Times New Roman" w:eastAsia="Times New Roman" w:hAnsi="Times New Roman" w:cs="Times New Roman"/>
        </w:rPr>
        <w:t xml:space="preserve"> dalam sistem rekomendasi mampu menghasilkan prediksi dengan tingkat kesalahan (</w:t>
      </w:r>
      <w:proofErr w:type="spellStart"/>
      <w:r w:rsidRPr="3DB5E6C4">
        <w:rPr>
          <w:rFonts w:ascii="Times New Roman" w:eastAsia="Times New Roman" w:hAnsi="Times New Roman" w:cs="Times New Roman"/>
        </w:rPr>
        <w:t>error</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rate</w:t>
      </w:r>
      <w:proofErr w:type="spellEnd"/>
      <w:r w:rsidRPr="3DB5E6C4">
        <w:rPr>
          <w:rFonts w:ascii="Times New Roman" w:eastAsia="Times New Roman" w:hAnsi="Times New Roman" w:cs="Times New Roman"/>
        </w:rPr>
        <w:t xml:space="preserve">) yang sangat rendah. Temuan ini diperkuat oleh </w:t>
      </w:r>
      <w:proofErr w:type="spellStart"/>
      <w:r w:rsidRPr="3DB5E6C4">
        <w:rPr>
          <w:rFonts w:ascii="Times New Roman" w:eastAsia="Times New Roman" w:hAnsi="Times New Roman" w:cs="Times New Roman"/>
        </w:rPr>
        <w:t>Aristawidya</w:t>
      </w:r>
      <w:proofErr w:type="spellEnd"/>
      <w:r w:rsidRPr="3DB5E6C4">
        <w:rPr>
          <w:rFonts w:ascii="Times New Roman" w:eastAsia="Times New Roman" w:hAnsi="Times New Roman" w:cs="Times New Roman"/>
        </w:rPr>
        <w:t xml:space="preserve"> &amp; Rahardi (2025), yang mendemonstrasikan bahwa penggunaan </w:t>
      </w:r>
      <w:proofErr w:type="spellStart"/>
      <w:r w:rsidRPr="3DB5E6C4">
        <w:rPr>
          <w:rFonts w:ascii="Times New Roman" w:eastAsia="Times New Roman" w:hAnsi="Times New Roman" w:cs="Times New Roman"/>
        </w:rPr>
        <w:t>LightGBM</w:t>
      </w:r>
      <w:proofErr w:type="spellEnd"/>
      <w:r w:rsidRPr="3DB5E6C4">
        <w:rPr>
          <w:rFonts w:ascii="Times New Roman" w:eastAsia="Times New Roman" w:hAnsi="Times New Roman" w:cs="Times New Roman"/>
        </w:rPr>
        <w:t xml:space="preserve"> untuk melakukan </w:t>
      </w:r>
      <w:proofErr w:type="spellStart"/>
      <w:r w:rsidRPr="3DB5E6C4">
        <w:rPr>
          <w:rFonts w:ascii="Times New Roman" w:eastAsia="Times New Roman" w:hAnsi="Times New Roman" w:cs="Times New Roman"/>
        </w:rPr>
        <w:t>re-ranking</w:t>
      </w:r>
      <w:proofErr w:type="spellEnd"/>
      <w:r w:rsidRPr="3DB5E6C4">
        <w:rPr>
          <w:rFonts w:ascii="Times New Roman" w:eastAsia="Times New Roman" w:hAnsi="Times New Roman" w:cs="Times New Roman"/>
        </w:rPr>
        <w:t xml:space="preserve"> kandidat rekomendasi mampu meningkatkan presisi dan F1-score secara signifikan dibandingkan metode konvensional</w:t>
      </w:r>
    </w:p>
    <w:p w14:paraId="12F3209D" w14:textId="08D3790C" w:rsidR="008F1605" w:rsidRDefault="2E1AF2F0" w:rsidP="00207F0B">
      <w:pPr>
        <w:pStyle w:val="Heading1"/>
        <w:rPr>
          <w:rFonts w:ascii="Times New Roman" w:hAnsi="Times New Roman" w:cs="Times New Roman"/>
        </w:rPr>
      </w:pPr>
      <w:bookmarkStart w:id="18" w:name="_Toc5689421"/>
      <w:bookmarkStart w:id="19" w:name="_Toc1553335940"/>
      <w:bookmarkStart w:id="20" w:name="_Toc217144292"/>
      <w:r w:rsidRPr="784985B7">
        <w:rPr>
          <w:rFonts w:ascii="Times New Roman" w:hAnsi="Times New Roman" w:cs="Times New Roman"/>
        </w:rPr>
        <w:t>TAHAP PELAKSANAAN</w:t>
      </w:r>
      <w:bookmarkEnd w:id="18"/>
      <w:bookmarkEnd w:id="19"/>
      <w:bookmarkEnd w:id="20"/>
    </w:p>
    <w:p w14:paraId="28A66776" w14:textId="510EC9A0" w:rsidR="00055BCA" w:rsidRPr="002E0B53" w:rsidRDefault="00055BCA" w:rsidP="00055BCA">
      <w:pPr>
        <w:jc w:val="both"/>
        <w:rPr>
          <w:rFonts w:ascii="Times New Roman" w:hAnsi="Times New Roman" w:cs="Times New Roman"/>
        </w:rPr>
      </w:pPr>
      <w:r w:rsidRPr="002E0B53">
        <w:rPr>
          <w:rFonts w:ascii="Times New Roman" w:hAnsi="Times New Roman" w:cs="Times New Roman"/>
        </w:rPr>
        <w:t xml:space="preserve">Implementasi sistem ini mengacu pada tiga tahapan utama yang </w:t>
      </w:r>
      <w:proofErr w:type="spellStart"/>
      <w:r w:rsidRPr="002E0B53">
        <w:rPr>
          <w:rFonts w:ascii="Times New Roman" w:hAnsi="Times New Roman" w:cs="Times New Roman"/>
        </w:rPr>
        <w:t>meruapakan</w:t>
      </w:r>
      <w:proofErr w:type="spellEnd"/>
      <w:r w:rsidRPr="002E0B53">
        <w:rPr>
          <w:rFonts w:ascii="Times New Roman" w:hAnsi="Times New Roman" w:cs="Times New Roman"/>
        </w:rPr>
        <w:t xml:space="preserve"> bagian dari siklus pengembangan </w:t>
      </w:r>
      <w:proofErr w:type="spellStart"/>
      <w:r w:rsidRPr="002E0B53">
        <w:rPr>
          <w:rFonts w:ascii="Times New Roman" w:hAnsi="Times New Roman" w:cs="Times New Roman"/>
          <w:i/>
          <w:iCs/>
        </w:rPr>
        <w:t>Machine</w:t>
      </w:r>
      <w:proofErr w:type="spellEnd"/>
      <w:r w:rsidRPr="002E0B53">
        <w:rPr>
          <w:rFonts w:ascii="Times New Roman" w:hAnsi="Times New Roman" w:cs="Times New Roman"/>
          <w:i/>
          <w:iCs/>
        </w:rPr>
        <w:t xml:space="preserve"> </w:t>
      </w:r>
      <w:proofErr w:type="spellStart"/>
      <w:r w:rsidRPr="002E0B53">
        <w:rPr>
          <w:rFonts w:ascii="Times New Roman" w:hAnsi="Times New Roman" w:cs="Times New Roman"/>
          <w:i/>
          <w:iCs/>
        </w:rPr>
        <w:t>Learning</w:t>
      </w:r>
      <w:proofErr w:type="spellEnd"/>
      <w:r w:rsidRPr="002E0B53">
        <w:rPr>
          <w:rFonts w:ascii="Times New Roman" w:hAnsi="Times New Roman" w:cs="Times New Roman"/>
          <w:i/>
          <w:iCs/>
        </w:rPr>
        <w:t xml:space="preserve"> </w:t>
      </w:r>
      <w:r w:rsidRPr="002E0B53">
        <w:rPr>
          <w:rFonts w:ascii="Times New Roman" w:hAnsi="Times New Roman" w:cs="Times New Roman"/>
        </w:rPr>
        <w:t xml:space="preserve">yang akan dipakai di </w:t>
      </w:r>
      <w:proofErr w:type="spellStart"/>
      <w:r w:rsidRPr="002E0B53">
        <w:rPr>
          <w:rFonts w:ascii="Times New Roman" w:hAnsi="Times New Roman" w:cs="Times New Roman"/>
          <w:i/>
          <w:iCs/>
        </w:rPr>
        <w:t>BookBloom</w:t>
      </w:r>
      <w:proofErr w:type="spellEnd"/>
      <w:r w:rsidRPr="002E0B53">
        <w:rPr>
          <w:rFonts w:ascii="Times New Roman" w:hAnsi="Times New Roman" w:cs="Times New Roman"/>
        </w:rPr>
        <w:t xml:space="preserve">. Kami mengambil </w:t>
      </w:r>
      <w:proofErr w:type="spellStart"/>
      <w:r w:rsidRPr="002E0B53">
        <w:rPr>
          <w:rFonts w:ascii="Times New Roman" w:hAnsi="Times New Roman" w:cs="Times New Roman"/>
        </w:rPr>
        <w:t>dataset</w:t>
      </w:r>
      <w:proofErr w:type="spellEnd"/>
      <w:r w:rsidRPr="002E0B53">
        <w:rPr>
          <w:rFonts w:ascii="Times New Roman" w:hAnsi="Times New Roman" w:cs="Times New Roman"/>
        </w:rPr>
        <w:t xml:space="preserve"> yang ada dari situs resmi universitas yang telah melakukan pengambilan data dari situs buku yang sering dipakai yaitu </w:t>
      </w:r>
      <w:proofErr w:type="spellStart"/>
      <w:r w:rsidRPr="002E0B53">
        <w:rPr>
          <w:rFonts w:ascii="Times New Roman" w:hAnsi="Times New Roman" w:cs="Times New Roman"/>
          <w:i/>
          <w:iCs/>
        </w:rPr>
        <w:t>Goodreads</w:t>
      </w:r>
      <w:proofErr w:type="spellEnd"/>
      <w:r w:rsidRPr="002E0B53">
        <w:rPr>
          <w:rFonts w:ascii="Times New Roman" w:hAnsi="Times New Roman" w:cs="Times New Roman"/>
        </w:rPr>
        <w:t>.</w:t>
      </w:r>
    </w:p>
    <w:p w14:paraId="4654617F" w14:textId="77777777" w:rsidR="00055BCA" w:rsidRPr="00055BCA" w:rsidRDefault="00055BCA" w:rsidP="00055BCA"/>
    <w:p w14:paraId="79550A01" w14:textId="503EDB88" w:rsidR="00055BCA" w:rsidRDefault="00055BCA" w:rsidP="00055BCA">
      <w:pPr>
        <w:pStyle w:val="Heading2"/>
        <w:ind w:left="0"/>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1" w:name="_Toc1003676303"/>
      <w:bookmarkStart w:id="22" w:name="_Toc847379068"/>
      <w:bookmarkStart w:id="23" w:name="_Toc217144293"/>
      <w:r w:rsidRPr="00C345DA">
        <w:rPr>
          <w:rFonts w:ascii="Times New Roman" w:hAnsi="Times New Roman" w:cs="Times New Roman"/>
          <w:b/>
          <w:bCs/>
          <w:color w:val="000000" w:themeColor="text1"/>
        </w:rPr>
        <w:t>Pengumpulan dan Persiapan Data Sekunder     (</w:t>
      </w:r>
      <w:proofErr w:type="spellStart"/>
      <w:r w:rsidRPr="00C345DA">
        <w:rPr>
          <w:rFonts w:ascii="Times New Roman" w:hAnsi="Times New Roman" w:cs="Times New Roman"/>
          <w:b/>
          <w:bCs/>
          <w:color w:val="000000" w:themeColor="text1"/>
        </w:rPr>
        <w:t>Perception</w:t>
      </w:r>
      <w:proofErr w:type="spellEnd"/>
      <w:r w:rsidRPr="00C345DA">
        <w:rPr>
          <w:rFonts w:ascii="Times New Roman" w:hAnsi="Times New Roman" w:cs="Times New Roman"/>
          <w:b/>
          <w:bCs/>
          <w:color w:val="000000" w:themeColor="text1"/>
        </w:rPr>
        <w:t>)</w:t>
      </w:r>
      <w:bookmarkEnd w:id="21"/>
      <w:bookmarkEnd w:id="22"/>
      <w:bookmarkEnd w:id="23"/>
    </w:p>
    <w:p w14:paraId="058AB14A" w14:textId="4BE505A1" w:rsidR="00055BCA" w:rsidRPr="00966EF5" w:rsidRDefault="00055BCA" w:rsidP="003B38DD">
      <w:pPr>
        <w:ind w:left="567"/>
        <w:rPr>
          <w:rFonts w:ascii="Times New Roman" w:hAnsi="Times New Roman"/>
          <w:color w:val="000000" w:themeColor="text1"/>
        </w:rPr>
      </w:pPr>
      <w:r w:rsidRPr="005878A6">
        <w:rPr>
          <w:rFonts w:ascii="Times New Roman" w:hAnsi="Times New Roman"/>
          <w:color w:val="000000" w:themeColor="text1"/>
        </w:rPr>
        <w:t>Pembersihan data teks</w:t>
      </w:r>
      <w:r w:rsidRPr="005878A6">
        <w:rPr>
          <w:rFonts w:ascii="Times New Roman" w:hAnsi="Times New Roman" w:cs="Times New Roman"/>
          <w:color w:val="000000" w:themeColor="text1"/>
        </w:rPr>
        <w:t>, dilakukan normalisasi</w:t>
      </w:r>
      <w:r w:rsidRPr="005878A6">
        <w:rPr>
          <w:rFonts w:ascii="Times New Roman" w:hAnsi="Times New Roman"/>
          <w:color w:val="000000" w:themeColor="text1"/>
        </w:rPr>
        <w:t xml:space="preserve"> pada kolom </w:t>
      </w:r>
      <w:proofErr w:type="spellStart"/>
      <w:r w:rsidRPr="003B38DD">
        <w:rPr>
          <w:rFonts w:ascii="Times New Roman" w:hAnsi="Times New Roman"/>
          <w:color w:val="000000" w:themeColor="text1"/>
        </w:rPr>
        <w:t>popular_shelves</w:t>
      </w:r>
      <w:proofErr w:type="spellEnd"/>
      <w:r>
        <w:rPr>
          <w:rFonts w:ascii="Times New Roman" w:hAnsi="Times New Roman"/>
          <w:color w:val="000000" w:themeColor="text1"/>
        </w:rPr>
        <w:t xml:space="preserve"> </w:t>
      </w:r>
      <w:r w:rsidRPr="005878A6">
        <w:rPr>
          <w:rFonts w:ascii="Times New Roman" w:hAnsi="Times New Roman" w:cs="Times New Roman"/>
          <w:color w:val="000000" w:themeColor="text1"/>
        </w:rPr>
        <w:t xml:space="preserve">untuk </w:t>
      </w:r>
      <w:r>
        <w:rPr>
          <w:rFonts w:ascii="Times New Roman" w:hAnsi="Times New Roman"/>
          <w:color w:val="000000" w:themeColor="text1"/>
        </w:rPr>
        <w:t xml:space="preserve"> </w:t>
      </w:r>
      <w:r w:rsidRPr="00496EEF">
        <w:rPr>
          <w:rFonts w:ascii="Times New Roman" w:hAnsi="Times New Roman"/>
          <w:color w:val="000000" w:themeColor="text1"/>
        </w:rPr>
        <w:t xml:space="preserve">menghapus </w:t>
      </w:r>
      <w:proofErr w:type="spellStart"/>
      <w:r w:rsidRPr="00496EEF">
        <w:rPr>
          <w:rFonts w:ascii="Times New Roman" w:hAnsi="Times New Roman" w:cs="Times New Roman"/>
          <w:i/>
          <w:iCs/>
          <w:color w:val="000000" w:themeColor="text1"/>
        </w:rPr>
        <w:t>junk</w:t>
      </w:r>
      <w:proofErr w:type="spellEnd"/>
      <w:r w:rsidRPr="00496EEF">
        <w:rPr>
          <w:rFonts w:ascii="Times New Roman" w:hAnsi="Times New Roman" w:cs="Times New Roman"/>
          <w:i/>
          <w:iCs/>
          <w:color w:val="000000" w:themeColor="text1"/>
        </w:rPr>
        <w:t xml:space="preserve"> </w:t>
      </w:r>
      <w:proofErr w:type="spellStart"/>
      <w:r w:rsidRPr="00496EEF">
        <w:rPr>
          <w:rFonts w:ascii="Times New Roman" w:hAnsi="Times New Roman" w:cs="Times New Roman"/>
          <w:i/>
          <w:iCs/>
          <w:color w:val="000000" w:themeColor="text1"/>
        </w:rPr>
        <w:t>tags</w:t>
      </w:r>
      <w:proofErr w:type="spellEnd"/>
      <w:r w:rsidRPr="00496EEF">
        <w:rPr>
          <w:rFonts w:ascii="Times New Roman" w:hAnsi="Times New Roman" w:cs="Times New Roman"/>
          <w:color w:val="000000" w:themeColor="text1"/>
        </w:rPr>
        <w:t xml:space="preserve"> (seperti '</w:t>
      </w:r>
      <w:proofErr w:type="spellStart"/>
      <w:r w:rsidRPr="00496EEF">
        <w:rPr>
          <w:rFonts w:ascii="Times New Roman" w:hAnsi="Times New Roman" w:cs="Times New Roman"/>
          <w:color w:val="000000" w:themeColor="text1"/>
        </w:rPr>
        <w:t>to-read</w:t>
      </w:r>
      <w:proofErr w:type="spellEnd"/>
      <w:r w:rsidRPr="00496EEF">
        <w:rPr>
          <w:rFonts w:ascii="Times New Roman" w:hAnsi="Times New Roman" w:cs="Times New Roman"/>
          <w:color w:val="000000" w:themeColor="text1"/>
        </w:rPr>
        <w:t>', '</w:t>
      </w:r>
      <w:proofErr w:type="spellStart"/>
      <w:r w:rsidRPr="00496EEF">
        <w:rPr>
          <w:rFonts w:ascii="Times New Roman" w:hAnsi="Times New Roman" w:cs="Times New Roman"/>
          <w:color w:val="000000" w:themeColor="text1"/>
        </w:rPr>
        <w:t>currently-reading</w:t>
      </w:r>
      <w:proofErr w:type="spellEnd"/>
      <w:r w:rsidRPr="00496EEF">
        <w:rPr>
          <w:rFonts w:ascii="Times New Roman" w:hAnsi="Times New Roman" w:cs="Times New Roman"/>
          <w:color w:val="000000" w:themeColor="text1"/>
        </w:rPr>
        <w:t xml:space="preserve">') dan hanya mengambil </w:t>
      </w:r>
      <w:proofErr w:type="spellStart"/>
      <w:r w:rsidRPr="00496EEF">
        <w:rPr>
          <w:rFonts w:ascii="Times New Roman" w:hAnsi="Times New Roman" w:cs="Times New Roman"/>
          <w:color w:val="000000" w:themeColor="text1"/>
        </w:rPr>
        <w:t>tag</w:t>
      </w:r>
      <w:proofErr w:type="spellEnd"/>
      <w:r w:rsidRPr="00496EEF">
        <w:rPr>
          <w:rFonts w:ascii="Times New Roman" w:hAnsi="Times New Roman" w:cs="Times New Roman"/>
          <w:color w:val="000000" w:themeColor="text1"/>
        </w:rPr>
        <w:t xml:space="preserve"> genre yang valid</w:t>
      </w:r>
      <w:r w:rsidRPr="00496EEF">
        <w:rPr>
          <w:rFonts w:ascii="Times New Roman" w:hAnsi="Times New Roman"/>
          <w:color w:val="000000" w:themeColor="text1"/>
        </w:rPr>
        <w:t>.</w:t>
      </w:r>
    </w:p>
    <w:p w14:paraId="6DFC5BFD" w14:textId="2371FE53" w:rsidR="00055BCA" w:rsidRDefault="00055BCA" w:rsidP="00055BCA">
      <w:pPr>
        <w:pStyle w:val="ListParagraph"/>
        <w:keepNext/>
        <w:spacing w:after="0"/>
        <w:ind w:left="567"/>
        <w:jc w:val="center"/>
      </w:pPr>
      <w:r>
        <w:rPr>
          <w:noProof/>
        </w:rPr>
        <w:drawing>
          <wp:inline distT="0" distB="0" distL="0" distR="0" wp14:anchorId="7E94623D" wp14:editId="554A5470">
            <wp:extent cx="3257550" cy="1763788"/>
            <wp:effectExtent l="0" t="0" r="0" b="8255"/>
            <wp:docPr id="1405798198" name="Picture 2" descr="A graph with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9387" name="Picture 2" descr="A graph with purple line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76709" cy="1774161"/>
                    </a:xfrm>
                    <a:prstGeom prst="rect">
                      <a:avLst/>
                    </a:prstGeom>
                    <a:noFill/>
                    <a:ln>
                      <a:noFill/>
                    </a:ln>
                  </pic:spPr>
                </pic:pic>
              </a:graphicData>
            </a:graphic>
          </wp:inline>
        </w:drawing>
      </w:r>
    </w:p>
    <w:p w14:paraId="0561EAF4" w14:textId="327DEE75" w:rsidR="00055BCA" w:rsidRPr="00AB37D4" w:rsidRDefault="00055BCA" w:rsidP="00055BCA">
      <w:pPr>
        <w:pStyle w:val="Caption"/>
        <w:ind w:left="567"/>
        <w:jc w:val="center"/>
        <w:rPr>
          <w:color w:val="000000" w:themeColor="text1"/>
        </w:rPr>
      </w:pPr>
      <w:r w:rsidRPr="00AB37D4">
        <w:rPr>
          <w:color w:val="000000" w:themeColor="text1"/>
        </w:rPr>
        <w:t xml:space="preserve">Gambar </w:t>
      </w:r>
      <w:r>
        <w:rPr>
          <w:i w:val="0"/>
          <w:color w:val="000000" w:themeColor="text1"/>
        </w:rPr>
        <w:t>1</w:t>
      </w:r>
      <w:r w:rsidRPr="00AB37D4">
        <w:rPr>
          <w:color w:val="000000" w:themeColor="text1"/>
        </w:rPr>
        <w:t xml:space="preserve"> Distribusi rata-rata </w:t>
      </w:r>
      <w:proofErr w:type="spellStart"/>
      <w:r w:rsidRPr="00AB37D4">
        <w:rPr>
          <w:color w:val="000000" w:themeColor="text1"/>
        </w:rPr>
        <w:t>rating</w:t>
      </w:r>
      <w:proofErr w:type="spellEnd"/>
      <w:r w:rsidRPr="00AB37D4">
        <w:rPr>
          <w:color w:val="000000" w:themeColor="text1"/>
        </w:rPr>
        <w:t xml:space="preserve"> tiap buku</w:t>
      </w:r>
    </w:p>
    <w:p w14:paraId="187F57CD" w14:textId="77777777" w:rsidR="00055BCA" w:rsidRPr="00055BCA" w:rsidRDefault="00055BCA" w:rsidP="00055BCA">
      <w:pPr>
        <w:ind w:left="567"/>
        <w:rPr>
          <w:rFonts w:ascii="Times New Roman" w:eastAsia="Times New Roman" w:hAnsi="Times New Roman" w:cs="Times New Roman"/>
        </w:rPr>
      </w:pPr>
      <w:r w:rsidRPr="3DB5E6C4">
        <w:rPr>
          <w:rFonts w:ascii="Times New Roman" w:eastAsia="Times New Roman" w:hAnsi="Times New Roman" w:cs="Times New Roman"/>
        </w:rPr>
        <w:t xml:space="preserve">Setelah menghapus data </w:t>
      </w:r>
      <w:proofErr w:type="spellStart"/>
      <w:r w:rsidRPr="3DB5E6C4">
        <w:rPr>
          <w:rFonts w:ascii="Times New Roman" w:eastAsia="Times New Roman" w:hAnsi="Times New Roman" w:cs="Times New Roman"/>
        </w:rPr>
        <w:t>rating</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user</w:t>
      </w:r>
      <w:proofErr w:type="spellEnd"/>
      <w:r w:rsidRPr="3DB5E6C4">
        <w:rPr>
          <w:rFonts w:ascii="Times New Roman" w:eastAsia="Times New Roman" w:hAnsi="Times New Roman" w:cs="Times New Roman"/>
        </w:rPr>
        <w:t xml:space="preserve"> yang tidak menilai buku yang sudah baca maka hasil dari distribusi menjadi distribusi normal tanpa adanya </w:t>
      </w:r>
      <w:proofErr w:type="spellStart"/>
      <w:r w:rsidRPr="3DB5E6C4">
        <w:rPr>
          <w:rFonts w:ascii="Times New Roman" w:eastAsia="Times New Roman" w:hAnsi="Times New Roman" w:cs="Times New Roman"/>
          <w:i/>
        </w:rPr>
        <w:t>right</w:t>
      </w:r>
      <w:proofErr w:type="spellEnd"/>
      <w:r w:rsidRPr="3DB5E6C4">
        <w:rPr>
          <w:rFonts w:ascii="Times New Roman" w:eastAsia="Times New Roman" w:hAnsi="Times New Roman" w:cs="Times New Roman"/>
          <w:i/>
        </w:rPr>
        <w:t xml:space="preserve"> </w:t>
      </w:r>
      <w:proofErr w:type="spellStart"/>
      <w:r w:rsidRPr="3DB5E6C4">
        <w:rPr>
          <w:rFonts w:ascii="Times New Roman" w:eastAsia="Times New Roman" w:hAnsi="Times New Roman" w:cs="Times New Roman"/>
          <w:i/>
        </w:rPr>
        <w:t>skewed</w:t>
      </w:r>
      <w:proofErr w:type="spellEnd"/>
      <w:r w:rsidRPr="3DB5E6C4">
        <w:rPr>
          <w:rFonts w:ascii="Times New Roman" w:eastAsia="Times New Roman" w:hAnsi="Times New Roman" w:cs="Times New Roman"/>
        </w:rPr>
        <w:t>. Dengan distribusi yang sesuai dengan gambar, maka sistem rekomendasi tidak akan bias dikarenakan mayoritas yang tidak menilai buku yang sudah dibaca.</w:t>
      </w:r>
    </w:p>
    <w:p w14:paraId="4932E8B7" w14:textId="18C030B8" w:rsidR="00055BCA" w:rsidRPr="00055BCA" w:rsidRDefault="00055BCA" w:rsidP="00055BCA">
      <w:pPr>
        <w:pStyle w:val="Heading2"/>
        <w:ind w:left="0"/>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4" w:name="_Toc1848534245"/>
      <w:bookmarkStart w:id="25" w:name="_Toc1111238155"/>
      <w:bookmarkStart w:id="26" w:name="_Toc217144294"/>
      <w:r w:rsidRPr="00055BCA">
        <w:rPr>
          <w:rFonts w:ascii="Times New Roman" w:hAnsi="Times New Roman" w:cs="Times New Roman"/>
          <w:b/>
          <w:bCs/>
          <w:color w:val="000000" w:themeColor="text1"/>
        </w:rPr>
        <w:t>Penyusunan Desain Teknis dan Implementasi (</w:t>
      </w:r>
      <w:proofErr w:type="spellStart"/>
      <w:r w:rsidRPr="00055BCA">
        <w:rPr>
          <w:rFonts w:ascii="Times New Roman" w:hAnsi="Times New Roman" w:cs="Times New Roman"/>
          <w:b/>
          <w:bCs/>
          <w:color w:val="000000" w:themeColor="text1"/>
        </w:rPr>
        <w:t>Brain</w:t>
      </w:r>
      <w:proofErr w:type="spellEnd"/>
      <w:r w:rsidRPr="00055BCA">
        <w:rPr>
          <w:rFonts w:ascii="Times New Roman" w:hAnsi="Times New Roman" w:cs="Times New Roman"/>
          <w:b/>
          <w:bCs/>
          <w:color w:val="000000" w:themeColor="text1"/>
        </w:rPr>
        <w:t>)</w:t>
      </w:r>
      <w:bookmarkEnd w:id="24"/>
      <w:bookmarkEnd w:id="25"/>
      <w:bookmarkEnd w:id="26"/>
    </w:p>
    <w:p w14:paraId="4B2D148E" w14:textId="106008B1" w:rsidR="00AA1717" w:rsidRDefault="00D03047" w:rsidP="007872B2">
      <w:pPr>
        <w:ind w:left="567"/>
        <w:jc w:val="both"/>
        <w:rPr>
          <w:rFonts w:ascii="Times New Roman" w:hAnsi="Times New Roman" w:cs="Times New Roman"/>
        </w:rPr>
      </w:pPr>
      <w:r w:rsidRPr="002E0B53">
        <w:rPr>
          <w:rFonts w:ascii="Times New Roman" w:hAnsi="Times New Roman" w:cs="Times New Roman"/>
        </w:rPr>
        <w:t xml:space="preserve">Fase ini menggabungkan desain arsitektur dengan penggabungan model inti yang akan digunakan pada sistem rekomendasi, terutama </w:t>
      </w:r>
      <w:r w:rsidR="00DA3E63" w:rsidRPr="002E0B53">
        <w:rPr>
          <w:rFonts w:ascii="Times New Roman" w:hAnsi="Times New Roman" w:cs="Times New Roman"/>
        </w:rPr>
        <w:t xml:space="preserve">fokus pada rekayasa fitur dan pelatihan model </w:t>
      </w:r>
      <w:proofErr w:type="spellStart"/>
      <w:r w:rsidR="00DA3E63" w:rsidRPr="002E0B53">
        <w:rPr>
          <w:rFonts w:ascii="Times New Roman" w:hAnsi="Times New Roman" w:cs="Times New Roman"/>
        </w:rPr>
        <w:t>ranker</w:t>
      </w:r>
      <w:proofErr w:type="spellEnd"/>
      <w:r w:rsidR="00DA3E63" w:rsidRPr="002E0B53">
        <w:rPr>
          <w:rFonts w:ascii="Times New Roman" w:hAnsi="Times New Roman" w:cs="Times New Roman"/>
        </w:rPr>
        <w:t>.</w:t>
      </w:r>
    </w:p>
    <w:p w14:paraId="4F3A3748" w14:textId="77777777" w:rsidR="00AA1717" w:rsidRDefault="00AA1717">
      <w:pPr>
        <w:rPr>
          <w:rFonts w:ascii="Times New Roman" w:hAnsi="Times New Roman" w:cs="Times New Roman"/>
        </w:rPr>
      </w:pPr>
      <w:r>
        <w:rPr>
          <w:rFonts w:ascii="Times New Roman" w:hAnsi="Times New Roman" w:cs="Times New Roman"/>
        </w:rPr>
        <w:br w:type="page"/>
      </w:r>
    </w:p>
    <w:p w14:paraId="57F622B8" w14:textId="3F872305" w:rsidR="00D3554C" w:rsidRPr="002E0B53" w:rsidRDefault="00B62F3A" w:rsidP="007F52C3">
      <w:pPr>
        <w:pStyle w:val="ListParagraph"/>
        <w:numPr>
          <w:ilvl w:val="0"/>
          <w:numId w:val="3"/>
        </w:numPr>
        <w:ind w:left="993" w:hanging="426"/>
        <w:jc w:val="both"/>
        <w:rPr>
          <w:rFonts w:ascii="Times New Roman" w:hAnsi="Times New Roman" w:cs="Times New Roman"/>
          <w:b/>
          <w:bCs/>
        </w:rPr>
      </w:pPr>
      <w:r w:rsidRPr="002E0B53">
        <w:rPr>
          <w:rFonts w:ascii="Times New Roman" w:hAnsi="Times New Roman" w:cs="Times New Roman"/>
          <w:b/>
          <w:bCs/>
        </w:rPr>
        <w:t xml:space="preserve">Rekayasa Fitur ( </w:t>
      </w:r>
      <w:proofErr w:type="spellStart"/>
      <w:r w:rsidRPr="002E0B53">
        <w:rPr>
          <w:rFonts w:ascii="Times New Roman" w:hAnsi="Times New Roman" w:cs="Times New Roman"/>
          <w:b/>
          <w:bCs/>
          <w:i/>
          <w:iCs/>
        </w:rPr>
        <w:t>Feature</w:t>
      </w:r>
      <w:proofErr w:type="spellEnd"/>
      <w:r w:rsidRPr="002E0B53">
        <w:rPr>
          <w:rFonts w:ascii="Times New Roman" w:hAnsi="Times New Roman" w:cs="Times New Roman"/>
          <w:b/>
          <w:bCs/>
          <w:i/>
          <w:iCs/>
        </w:rPr>
        <w:t xml:space="preserve"> Engineering )</w:t>
      </w:r>
    </w:p>
    <w:p w14:paraId="1F5D0EE2" w14:textId="5AD5E177" w:rsidR="00B62F3A" w:rsidRDefault="00587A69" w:rsidP="007872B2">
      <w:pPr>
        <w:ind w:left="993"/>
        <w:jc w:val="both"/>
        <w:rPr>
          <w:rFonts w:ascii="Times New Roman" w:hAnsi="Times New Roman" w:cs="Times New Roman"/>
        </w:rPr>
      </w:pPr>
      <w:r>
        <w:rPr>
          <w:rFonts w:ascii="Times New Roman" w:hAnsi="Times New Roman" w:cs="Times New Roman"/>
        </w:rPr>
        <w:t>Tahapan krusial ini mencakup :</w:t>
      </w:r>
    </w:p>
    <w:p w14:paraId="6BD550A6" w14:textId="7E8785DF" w:rsidR="00530180" w:rsidRDefault="005416F3" w:rsidP="00146122">
      <w:pPr>
        <w:pStyle w:val="ListParagraph"/>
        <w:numPr>
          <w:ilvl w:val="1"/>
          <w:numId w:val="3"/>
        </w:numPr>
        <w:ind w:left="1418"/>
        <w:jc w:val="both"/>
        <w:rPr>
          <w:rFonts w:ascii="Times New Roman" w:hAnsi="Times New Roman" w:cs="Times New Roman"/>
        </w:rPr>
      </w:pPr>
      <w:r w:rsidRPr="6035AC96">
        <w:t>Pembersihan Genre</w:t>
      </w:r>
      <w:r>
        <w:rPr>
          <w:rFonts w:ascii="Times New Roman" w:hAnsi="Times New Roman" w:cs="Times New Roman"/>
        </w:rPr>
        <w:t xml:space="preserve">: Menggunakan logika </w:t>
      </w:r>
      <w:proofErr w:type="spellStart"/>
      <w:r w:rsidRPr="005416F3">
        <w:rPr>
          <w:rFonts w:ascii="Times New Roman" w:hAnsi="Times New Roman" w:cs="Times New Roman"/>
          <w:i/>
          <w:iCs/>
        </w:rPr>
        <w:t>filtering</w:t>
      </w:r>
      <w:proofErr w:type="spellEnd"/>
      <w:r>
        <w:rPr>
          <w:rFonts w:ascii="Times New Roman" w:hAnsi="Times New Roman" w:cs="Times New Roman"/>
          <w:i/>
          <w:iCs/>
        </w:rPr>
        <w:t xml:space="preserve"> pada kolom </w:t>
      </w:r>
      <w:proofErr w:type="spellStart"/>
      <w:r>
        <w:rPr>
          <w:rFonts w:ascii="Times New Roman" w:hAnsi="Times New Roman" w:cs="Times New Roman"/>
          <w:i/>
          <w:iCs/>
        </w:rPr>
        <w:t>popular_shelves</w:t>
      </w:r>
      <w:proofErr w:type="spellEnd"/>
      <w:r>
        <w:rPr>
          <w:rFonts w:ascii="Times New Roman" w:hAnsi="Times New Roman" w:cs="Times New Roman"/>
        </w:rPr>
        <w:t xml:space="preserve"> untuk menghapus </w:t>
      </w:r>
      <w:r>
        <w:rPr>
          <w:rFonts w:ascii="Times New Roman" w:hAnsi="Times New Roman" w:cs="Times New Roman"/>
          <w:i/>
          <w:iCs/>
        </w:rPr>
        <w:t>tak</w:t>
      </w:r>
      <w:r>
        <w:rPr>
          <w:rFonts w:ascii="Times New Roman" w:hAnsi="Times New Roman" w:cs="Times New Roman"/>
        </w:rPr>
        <w:t xml:space="preserve"> sampah yang tidak bermakna.</w:t>
      </w:r>
    </w:p>
    <w:p w14:paraId="01A58220" w14:textId="45F2251B" w:rsidR="005416F3" w:rsidRDefault="005416F3" w:rsidP="007F52C3">
      <w:pPr>
        <w:pStyle w:val="ListParagraph"/>
        <w:numPr>
          <w:ilvl w:val="1"/>
          <w:numId w:val="3"/>
        </w:numPr>
        <w:ind w:left="1418"/>
        <w:jc w:val="both"/>
        <w:rPr>
          <w:rFonts w:ascii="Times New Roman" w:hAnsi="Times New Roman" w:cs="Times New Roman"/>
        </w:rPr>
      </w:pPr>
      <w:r>
        <w:rPr>
          <w:rFonts w:ascii="Times New Roman" w:hAnsi="Times New Roman" w:cs="Times New Roman"/>
        </w:rPr>
        <w:t xml:space="preserve">Pembentukan </w:t>
      </w:r>
      <w:proofErr w:type="spellStart"/>
      <w:r>
        <w:rPr>
          <w:rFonts w:ascii="Times New Roman" w:hAnsi="Times New Roman" w:cs="Times New Roman"/>
        </w:rPr>
        <w:t>Book</w:t>
      </w:r>
      <w:proofErr w:type="spellEnd"/>
      <w:r>
        <w:rPr>
          <w:rFonts w:ascii="Times New Roman" w:hAnsi="Times New Roman" w:cs="Times New Roman"/>
        </w:rPr>
        <w:t xml:space="preserve"> DNA: Membuat fitur </w:t>
      </w:r>
      <w:proofErr w:type="spellStart"/>
      <w:r>
        <w:rPr>
          <w:rFonts w:ascii="Times New Roman" w:hAnsi="Times New Roman" w:cs="Times New Roman"/>
        </w:rPr>
        <w:t>book_content</w:t>
      </w:r>
      <w:proofErr w:type="spellEnd"/>
      <w:r>
        <w:rPr>
          <w:rFonts w:ascii="Times New Roman" w:hAnsi="Times New Roman" w:cs="Times New Roman"/>
        </w:rPr>
        <w:t xml:space="preserve"> dengan menggabungkan Judul, Deskripsi</w:t>
      </w:r>
      <w:r w:rsidR="00EE0DE8">
        <w:rPr>
          <w:rFonts w:ascii="Times New Roman" w:hAnsi="Times New Roman" w:cs="Times New Roman"/>
        </w:rPr>
        <w:t>,</w:t>
      </w:r>
      <w:r>
        <w:rPr>
          <w:rFonts w:ascii="Times New Roman" w:hAnsi="Times New Roman" w:cs="Times New Roman"/>
        </w:rPr>
        <w:t xml:space="preserve"> dan Genre</w:t>
      </w:r>
      <w:r w:rsidR="00EE0DE8">
        <w:rPr>
          <w:rFonts w:ascii="Times New Roman" w:hAnsi="Times New Roman" w:cs="Times New Roman"/>
        </w:rPr>
        <w:t xml:space="preserve">. Judul </w:t>
      </w:r>
      <w:proofErr w:type="spellStart"/>
      <w:r w:rsidR="00EE0DE8">
        <w:rPr>
          <w:rFonts w:ascii="Times New Roman" w:hAnsi="Times New Roman" w:cs="Times New Roman"/>
        </w:rPr>
        <w:t>bubku</w:t>
      </w:r>
      <w:proofErr w:type="spellEnd"/>
      <w:r w:rsidR="00EE0DE8">
        <w:rPr>
          <w:rFonts w:ascii="Times New Roman" w:hAnsi="Times New Roman" w:cs="Times New Roman"/>
        </w:rPr>
        <w:t xml:space="preserve"> diberikan pembobotan khusus (3x repetisi) agar memiliki pengaruh lebih dominan dalam </w:t>
      </w:r>
      <w:proofErr w:type="spellStart"/>
      <w:r w:rsidR="00EE0DE8">
        <w:rPr>
          <w:rFonts w:ascii="Times New Roman" w:hAnsi="Times New Roman" w:cs="Times New Roman"/>
        </w:rPr>
        <w:t>vektorisasi</w:t>
      </w:r>
      <w:proofErr w:type="spellEnd"/>
      <w:r w:rsidR="00EE0DE8">
        <w:rPr>
          <w:rFonts w:ascii="Times New Roman" w:hAnsi="Times New Roman" w:cs="Times New Roman"/>
        </w:rPr>
        <w:t xml:space="preserve"> TF-IDF (dibatasi 5000 fitur teratas).</w:t>
      </w:r>
    </w:p>
    <w:p w14:paraId="55A4E9E1" w14:textId="69D9805D" w:rsidR="0013734A" w:rsidRDefault="009A496A" w:rsidP="007F52C3">
      <w:pPr>
        <w:pStyle w:val="ListParagraph"/>
        <w:numPr>
          <w:ilvl w:val="0"/>
          <w:numId w:val="3"/>
        </w:numPr>
        <w:ind w:left="993" w:hanging="426"/>
        <w:jc w:val="both"/>
        <w:rPr>
          <w:rFonts w:ascii="Times New Roman" w:hAnsi="Times New Roman" w:cs="Times New Roman"/>
          <w:b/>
          <w:bCs/>
        </w:rPr>
      </w:pPr>
      <w:proofErr w:type="spellStart"/>
      <w:r w:rsidRPr="009A496A">
        <w:rPr>
          <w:rFonts w:ascii="Times New Roman" w:hAnsi="Times New Roman" w:cs="Times New Roman"/>
          <w:b/>
          <w:bCs/>
        </w:rPr>
        <w:t>Implemtasi</w:t>
      </w:r>
      <w:proofErr w:type="spellEnd"/>
    </w:p>
    <w:p w14:paraId="6A84B097" w14:textId="63457DB7" w:rsidR="009A496A" w:rsidRPr="00977685" w:rsidRDefault="009A496A" w:rsidP="00977685">
      <w:pPr>
        <w:pStyle w:val="ListParagraph"/>
        <w:ind w:left="993"/>
        <w:jc w:val="both"/>
        <w:rPr>
          <w:rFonts w:ascii="Times New Roman" w:hAnsi="Times New Roman" w:cs="Times New Roman"/>
        </w:rPr>
      </w:pPr>
      <w:r>
        <w:rPr>
          <w:rFonts w:ascii="Times New Roman" w:hAnsi="Times New Roman" w:cs="Times New Roman"/>
        </w:rPr>
        <w:t>Sistem memproses data melalui dua tahapan utama:</w:t>
      </w:r>
    </w:p>
    <w:p w14:paraId="65D70703" w14:textId="72279B03" w:rsidR="009A496A" w:rsidRDefault="009470F6" w:rsidP="007F52C3">
      <w:pPr>
        <w:pStyle w:val="ListParagraph"/>
        <w:numPr>
          <w:ilvl w:val="0"/>
          <w:numId w:val="6"/>
        </w:numPr>
        <w:ind w:left="1418"/>
        <w:jc w:val="both"/>
        <w:rPr>
          <w:rFonts w:ascii="Times New Roman" w:hAnsi="Times New Roman" w:cs="Times New Roman"/>
        </w:rPr>
      </w:pPr>
      <w:proofErr w:type="spellStart"/>
      <w:r>
        <w:rPr>
          <w:rFonts w:ascii="Times New Roman" w:hAnsi="Times New Roman" w:cs="Times New Roman"/>
        </w:rPr>
        <w:t>Ekstrasi</w:t>
      </w:r>
      <w:proofErr w:type="spellEnd"/>
      <w:r>
        <w:rPr>
          <w:rFonts w:ascii="Times New Roman" w:hAnsi="Times New Roman" w:cs="Times New Roman"/>
        </w:rPr>
        <w:t xml:space="preserve"> Sinyal</w:t>
      </w:r>
      <w:r w:rsidR="00F4546C">
        <w:rPr>
          <w:rFonts w:ascii="Times New Roman" w:hAnsi="Times New Roman" w:cs="Times New Roman"/>
        </w:rPr>
        <w:t xml:space="preserve">, tiga pilar utama dibentuk menjadi </w:t>
      </w:r>
      <w:proofErr w:type="spellStart"/>
      <w:r w:rsidR="00F4546C">
        <w:rPr>
          <w:rFonts w:ascii="Times New Roman" w:hAnsi="Times New Roman" w:cs="Times New Roman"/>
        </w:rPr>
        <w:t>input</w:t>
      </w:r>
      <w:proofErr w:type="spellEnd"/>
      <w:r w:rsidR="00F4546C">
        <w:rPr>
          <w:rFonts w:ascii="Times New Roman" w:hAnsi="Times New Roman" w:cs="Times New Roman"/>
        </w:rPr>
        <w:t xml:space="preserve"> model:</w:t>
      </w:r>
    </w:p>
    <w:p w14:paraId="4FF5F90C" w14:textId="6681CB37" w:rsidR="00F4546C" w:rsidRDefault="00F4546C" w:rsidP="007F52C3">
      <w:pPr>
        <w:pStyle w:val="ListParagraph"/>
        <w:numPr>
          <w:ilvl w:val="1"/>
          <w:numId w:val="6"/>
        </w:numPr>
        <w:ind w:left="2127"/>
        <w:jc w:val="both"/>
        <w:rPr>
          <w:rFonts w:ascii="Times New Roman" w:hAnsi="Times New Roman" w:cs="Times New Roman"/>
        </w:rPr>
      </w:pPr>
      <w:r>
        <w:rPr>
          <w:rFonts w:ascii="Times New Roman" w:hAnsi="Times New Roman" w:cs="Times New Roman"/>
        </w:rPr>
        <w:t>Sinyal Sosial (</w:t>
      </w:r>
      <w:proofErr w:type="spellStart"/>
      <w:r>
        <w:rPr>
          <w:rFonts w:ascii="Times New Roman" w:hAnsi="Times New Roman" w:cs="Times New Roman"/>
        </w:rPr>
        <w:t>Collaborative</w:t>
      </w:r>
      <w:proofErr w:type="spellEnd"/>
      <w:r>
        <w:rPr>
          <w:rFonts w:ascii="Times New Roman" w:hAnsi="Times New Roman" w:cs="Times New Roman"/>
        </w:rPr>
        <w:t xml:space="preserve">): Dihasilkan oleh model </w:t>
      </w:r>
      <w:proofErr w:type="spellStart"/>
      <w:r>
        <w:rPr>
          <w:rFonts w:ascii="Times New Roman" w:hAnsi="Times New Roman" w:cs="Times New Roman"/>
        </w:rPr>
        <w:t>TruncateSVD</w:t>
      </w:r>
      <w:proofErr w:type="spellEnd"/>
      <w:r>
        <w:rPr>
          <w:rFonts w:ascii="Times New Roman" w:hAnsi="Times New Roman" w:cs="Times New Roman"/>
        </w:rPr>
        <w:t xml:space="preserve"> (</w:t>
      </w:r>
      <w:proofErr w:type="spellStart"/>
      <w:r>
        <w:rPr>
          <w:rFonts w:ascii="Times New Roman" w:hAnsi="Times New Roman" w:cs="Times New Roman"/>
        </w:rPr>
        <w:t>n_components</w:t>
      </w:r>
      <w:proofErr w:type="spellEnd"/>
      <w:r>
        <w:rPr>
          <w:rFonts w:ascii="Times New Roman" w:hAnsi="Times New Roman" w:cs="Times New Roman"/>
        </w:rPr>
        <w:t>=20). Fitur ini (</w:t>
      </w:r>
      <w:proofErr w:type="spellStart"/>
      <w:r>
        <w:rPr>
          <w:rFonts w:ascii="Times New Roman" w:hAnsi="Times New Roman" w:cs="Times New Roman"/>
        </w:rPr>
        <w:t>svd_score</w:t>
      </w:r>
      <w:proofErr w:type="spellEnd"/>
      <w:r>
        <w:rPr>
          <w:rFonts w:ascii="Times New Roman" w:hAnsi="Times New Roman" w:cs="Times New Roman"/>
        </w:rPr>
        <w:t>) menangkap pola interaksi kolektif antar pengguna.</w:t>
      </w:r>
    </w:p>
    <w:p w14:paraId="579F611B" w14:textId="6AE9E04C" w:rsidR="00F4546C" w:rsidRDefault="003942AD" w:rsidP="007F52C3">
      <w:pPr>
        <w:pStyle w:val="ListParagraph"/>
        <w:numPr>
          <w:ilvl w:val="1"/>
          <w:numId w:val="6"/>
        </w:numPr>
        <w:ind w:left="2127"/>
        <w:jc w:val="both"/>
        <w:rPr>
          <w:rFonts w:ascii="Times New Roman" w:hAnsi="Times New Roman" w:cs="Times New Roman"/>
        </w:rPr>
      </w:pPr>
      <w:r>
        <w:rPr>
          <w:rFonts w:ascii="Times New Roman" w:hAnsi="Times New Roman" w:cs="Times New Roman"/>
        </w:rPr>
        <w:t>Sinyal Konten (</w:t>
      </w:r>
      <w:proofErr w:type="spellStart"/>
      <w:r>
        <w:rPr>
          <w:rFonts w:ascii="Times New Roman" w:hAnsi="Times New Roman" w:cs="Times New Roman"/>
        </w:rPr>
        <w:t>Content</w:t>
      </w:r>
      <w:proofErr w:type="spellEnd"/>
      <w:r>
        <w:rPr>
          <w:rFonts w:ascii="Times New Roman" w:hAnsi="Times New Roman" w:cs="Times New Roman"/>
        </w:rPr>
        <w:t xml:space="preserve">): Dihasilkan melalui perhitungan </w:t>
      </w:r>
      <w:proofErr w:type="spellStart"/>
      <w:r>
        <w:rPr>
          <w:rFonts w:ascii="Times New Roman" w:hAnsi="Times New Roman" w:cs="Times New Roman"/>
        </w:rPr>
        <w:t>Weighted</w:t>
      </w:r>
      <w:proofErr w:type="spellEnd"/>
      <w:r>
        <w:rPr>
          <w:rFonts w:ascii="Times New Roman" w:hAnsi="Times New Roman" w:cs="Times New Roman"/>
        </w:rPr>
        <w:t xml:space="preserve"> Dot </w:t>
      </w:r>
      <w:proofErr w:type="spellStart"/>
      <w:r>
        <w:rPr>
          <w:rFonts w:ascii="Times New Roman" w:hAnsi="Times New Roman" w:cs="Times New Roman"/>
        </w:rPr>
        <w:t>Product</w:t>
      </w:r>
      <w:proofErr w:type="spellEnd"/>
      <w:r>
        <w:rPr>
          <w:rFonts w:ascii="Times New Roman" w:hAnsi="Times New Roman" w:cs="Times New Roman"/>
        </w:rPr>
        <w:t>. Vektor profil pengguna dibentuk</w:t>
      </w:r>
      <w:r w:rsidR="0020318C">
        <w:rPr>
          <w:rFonts w:ascii="Times New Roman" w:hAnsi="Times New Roman" w:cs="Times New Roman"/>
        </w:rPr>
        <w:t xml:space="preserve"> dari rata-rata tertimbang buku yang </w:t>
      </w:r>
      <w:proofErr w:type="spellStart"/>
      <w:r w:rsidR="0020318C">
        <w:rPr>
          <w:rFonts w:ascii="Times New Roman" w:hAnsi="Times New Roman" w:cs="Times New Roman"/>
        </w:rPr>
        <w:t>disukan</w:t>
      </w:r>
      <w:proofErr w:type="spellEnd"/>
      <w:r w:rsidR="0020318C">
        <w:rPr>
          <w:rFonts w:ascii="Times New Roman" w:hAnsi="Times New Roman" w:cs="Times New Roman"/>
        </w:rPr>
        <w:t xml:space="preserve"> dengan penalti </w:t>
      </w:r>
      <w:r w:rsidR="00D42039">
        <w:rPr>
          <w:rFonts w:ascii="Times New Roman" w:hAnsi="Times New Roman" w:cs="Times New Roman"/>
        </w:rPr>
        <w:t xml:space="preserve">negatif untuk buku yang tidak disukai), lalu dikalikan dengan vektor buku </w:t>
      </w:r>
      <w:proofErr w:type="spellStart"/>
      <w:r w:rsidR="00D42039">
        <w:rPr>
          <w:rFonts w:ascii="Times New Roman" w:hAnsi="Times New Roman" w:cs="Times New Roman"/>
        </w:rPr>
        <w:t>targe</w:t>
      </w:r>
      <w:proofErr w:type="spellEnd"/>
      <w:r w:rsidR="00D42039">
        <w:rPr>
          <w:rFonts w:ascii="Times New Roman" w:hAnsi="Times New Roman" w:cs="Times New Roman"/>
        </w:rPr>
        <w:t xml:space="preserve"> untuk mendapatkan skor </w:t>
      </w:r>
      <w:proofErr w:type="spellStart"/>
      <w:r w:rsidR="00D42039">
        <w:rPr>
          <w:rFonts w:ascii="Times New Roman" w:hAnsi="Times New Roman" w:cs="Times New Roman"/>
        </w:rPr>
        <w:t>genre_affinity</w:t>
      </w:r>
      <w:proofErr w:type="spellEnd"/>
      <w:r w:rsidR="00D42039">
        <w:rPr>
          <w:rFonts w:ascii="Times New Roman" w:hAnsi="Times New Roman" w:cs="Times New Roman"/>
        </w:rPr>
        <w:t>.</w:t>
      </w:r>
    </w:p>
    <w:p w14:paraId="4DA99516" w14:textId="5F74B582" w:rsidR="00D42039" w:rsidRDefault="00D42039" w:rsidP="007F52C3">
      <w:pPr>
        <w:pStyle w:val="ListParagraph"/>
        <w:numPr>
          <w:ilvl w:val="1"/>
          <w:numId w:val="6"/>
        </w:numPr>
        <w:ind w:left="2127"/>
        <w:jc w:val="both"/>
        <w:rPr>
          <w:rFonts w:ascii="Times New Roman" w:hAnsi="Times New Roman" w:cs="Times New Roman"/>
        </w:rPr>
      </w:pPr>
      <w:r>
        <w:rPr>
          <w:rFonts w:ascii="Times New Roman" w:hAnsi="Times New Roman" w:cs="Times New Roman"/>
        </w:rPr>
        <w:t xml:space="preserve">Sinyal Global: Menggunakan statistik mentah seperti </w:t>
      </w:r>
      <w:proofErr w:type="spellStart"/>
      <w:r>
        <w:rPr>
          <w:rFonts w:ascii="Times New Roman" w:hAnsi="Times New Roman" w:cs="Times New Roman"/>
        </w:rPr>
        <w:t>book_popularity</w:t>
      </w:r>
      <w:proofErr w:type="spellEnd"/>
      <w:r>
        <w:rPr>
          <w:rFonts w:ascii="Times New Roman" w:hAnsi="Times New Roman" w:cs="Times New Roman"/>
        </w:rPr>
        <w:t xml:space="preserve"> dan </w:t>
      </w:r>
      <w:proofErr w:type="spellStart"/>
      <w:r>
        <w:rPr>
          <w:rFonts w:ascii="Times New Roman" w:hAnsi="Times New Roman" w:cs="Times New Roman"/>
        </w:rPr>
        <w:t>book_avg_raint</w:t>
      </w:r>
      <w:proofErr w:type="spellEnd"/>
      <w:r>
        <w:rPr>
          <w:rFonts w:ascii="Times New Roman" w:hAnsi="Times New Roman" w:cs="Times New Roman"/>
        </w:rPr>
        <w:t>.</w:t>
      </w:r>
    </w:p>
    <w:p w14:paraId="4B43D34B" w14:textId="1C3AB46C" w:rsidR="00E938F6" w:rsidRDefault="00D42039" w:rsidP="007F52C3">
      <w:pPr>
        <w:pStyle w:val="ListParagraph"/>
        <w:numPr>
          <w:ilvl w:val="0"/>
          <w:numId w:val="6"/>
        </w:numPr>
        <w:ind w:left="1418"/>
        <w:jc w:val="both"/>
        <w:rPr>
          <w:rFonts w:ascii="Times New Roman" w:hAnsi="Times New Roman" w:cs="Times New Roman"/>
        </w:rPr>
      </w:pPr>
      <w:proofErr w:type="spellStart"/>
      <w:r>
        <w:rPr>
          <w:rFonts w:ascii="Times New Roman" w:hAnsi="Times New Roman" w:cs="Times New Roman"/>
        </w:rPr>
        <w:t>Supervised</w:t>
      </w:r>
      <w:proofErr w:type="spellEnd"/>
      <w:r>
        <w:rPr>
          <w:rFonts w:ascii="Times New Roman" w:hAnsi="Times New Roman" w:cs="Times New Roman"/>
        </w:rPr>
        <w:t xml:space="preserve"> </w:t>
      </w:r>
      <w:proofErr w:type="spellStart"/>
      <w:r>
        <w:rPr>
          <w:rFonts w:ascii="Times New Roman" w:hAnsi="Times New Roman" w:cs="Times New Roman"/>
        </w:rPr>
        <w:t>Learning</w:t>
      </w:r>
      <w:proofErr w:type="spellEnd"/>
      <w:r>
        <w:rPr>
          <w:rFonts w:ascii="Times New Roman" w:hAnsi="Times New Roman" w:cs="Times New Roman"/>
        </w:rPr>
        <w:t xml:space="preserve"> (</w:t>
      </w:r>
      <w:proofErr w:type="spellStart"/>
      <w:r>
        <w:rPr>
          <w:rFonts w:ascii="Times New Roman" w:hAnsi="Times New Roman" w:cs="Times New Roman"/>
        </w:rPr>
        <w:t>Ranker</w:t>
      </w:r>
      <w:proofErr w:type="spellEnd"/>
      <w:r>
        <w:rPr>
          <w:rFonts w:ascii="Times New Roman" w:hAnsi="Times New Roman" w:cs="Times New Roman"/>
        </w:rPr>
        <w:t xml:space="preserve">) Data latih dibentuk menggunakan teknik </w:t>
      </w:r>
      <w:proofErr w:type="spellStart"/>
      <w:r w:rsidR="004C04F5">
        <w:rPr>
          <w:rFonts w:ascii="Times New Roman" w:hAnsi="Times New Roman" w:cs="Times New Roman"/>
        </w:rPr>
        <w:t>Negative</w:t>
      </w:r>
      <w:proofErr w:type="spellEnd"/>
      <w:r w:rsidR="004C04F5">
        <w:rPr>
          <w:rFonts w:ascii="Times New Roman" w:hAnsi="Times New Roman" w:cs="Times New Roman"/>
        </w:rPr>
        <w:t xml:space="preserve"> Sampling dengan rasio 1:1 (antara buku yang sudah dibaca dan sampel buku acak yang belum dibaca) untuk mencegah bias kelas positif. Fitur-fitur dari Tahap 1 kemudian dimasukkan ke dalam </w:t>
      </w:r>
      <w:proofErr w:type="spellStart"/>
      <w:r w:rsidR="004C04F5">
        <w:rPr>
          <w:rFonts w:ascii="Times New Roman" w:hAnsi="Times New Roman" w:cs="Times New Roman"/>
        </w:rPr>
        <w:t>LightGBM</w:t>
      </w:r>
      <w:proofErr w:type="spellEnd"/>
      <w:r w:rsidR="004C04F5">
        <w:rPr>
          <w:rFonts w:ascii="Times New Roman" w:hAnsi="Times New Roman" w:cs="Times New Roman"/>
        </w:rPr>
        <w:t xml:space="preserve"> untuk memprediksi probabilitas  </w:t>
      </w:r>
      <w:proofErr w:type="spellStart"/>
      <w:r w:rsidR="004C04F5">
        <w:rPr>
          <w:rFonts w:ascii="Times New Roman" w:hAnsi="Times New Roman" w:cs="Times New Roman"/>
        </w:rPr>
        <w:t>user</w:t>
      </w:r>
      <w:proofErr w:type="spellEnd"/>
      <w:r w:rsidR="004C04F5">
        <w:rPr>
          <w:rFonts w:ascii="Times New Roman" w:hAnsi="Times New Roman" w:cs="Times New Roman"/>
        </w:rPr>
        <w:t xml:space="preserve"> akan membaca buku tersebut.</w:t>
      </w:r>
    </w:p>
    <w:p w14:paraId="132859D2" w14:textId="77777777" w:rsidR="00E938F6" w:rsidRDefault="00E938F6">
      <w:pPr>
        <w:rPr>
          <w:rFonts w:ascii="Times New Roman" w:hAnsi="Times New Roman" w:cs="Times New Roman"/>
        </w:rPr>
      </w:pPr>
      <w:r>
        <w:rPr>
          <w:rFonts w:ascii="Times New Roman" w:hAnsi="Times New Roman" w:cs="Times New Roman"/>
        </w:rPr>
        <w:br w:type="page"/>
      </w:r>
    </w:p>
    <w:p w14:paraId="476167EE" w14:textId="19FD2FD8" w:rsidR="00055BCA" w:rsidRPr="00CB16CE" w:rsidRDefault="00CB16CE" w:rsidP="00CB16CE">
      <w:pPr>
        <w:pStyle w:val="Heading2"/>
        <w:ind w:left="0"/>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27" w:name="_Toc54848619"/>
      <w:bookmarkStart w:id="28" w:name="_Toc551747644"/>
      <w:bookmarkStart w:id="29" w:name="_Toc217144295"/>
      <w:r w:rsidRPr="002E0B53">
        <w:rPr>
          <w:rFonts w:ascii="Times New Roman" w:hAnsi="Times New Roman" w:cs="Times New Roman"/>
          <w:b/>
          <w:bCs/>
          <w:color w:val="000000" w:themeColor="text1"/>
        </w:rPr>
        <w:t>Pengujian Keandalan dan Validasi Kinerja</w:t>
      </w:r>
      <w:bookmarkEnd w:id="27"/>
      <w:bookmarkEnd w:id="28"/>
      <w:bookmarkEnd w:id="29"/>
    </w:p>
    <w:p w14:paraId="7955CFC2" w14:textId="77777777" w:rsidR="00E938F6" w:rsidRDefault="002B4686" w:rsidP="007F52C3">
      <w:pPr>
        <w:pStyle w:val="ListParagraph"/>
        <w:numPr>
          <w:ilvl w:val="0"/>
          <w:numId w:val="7"/>
        </w:numPr>
        <w:jc w:val="both"/>
        <w:rPr>
          <w:rFonts w:ascii="Times New Roman" w:eastAsia="Times New Roman" w:hAnsi="Times New Roman" w:cs="Times New Roman"/>
        </w:rPr>
      </w:pPr>
      <w:r w:rsidRPr="3DB5E6C4">
        <w:rPr>
          <w:rFonts w:ascii="Times New Roman" w:eastAsia="Times New Roman" w:hAnsi="Times New Roman" w:cs="Times New Roman"/>
        </w:rPr>
        <w:t>Evaluasi Model (</w:t>
      </w:r>
      <w:proofErr w:type="spellStart"/>
      <w:r w:rsidRPr="3DB5E6C4">
        <w:rPr>
          <w:rFonts w:ascii="Times New Roman" w:eastAsia="Times New Roman" w:hAnsi="Times New Roman" w:cs="Times New Roman"/>
        </w:rPr>
        <w:t>Training</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Phase</w:t>
      </w:r>
      <w:proofErr w:type="spellEnd"/>
      <w:r w:rsidR="00B541B6" w:rsidRPr="3DB5E6C4">
        <w:rPr>
          <w:rFonts w:ascii="Times New Roman" w:eastAsia="Times New Roman" w:hAnsi="Times New Roman" w:cs="Times New Roman"/>
        </w:rPr>
        <w:t xml:space="preserve">) Performa model </w:t>
      </w:r>
      <w:proofErr w:type="spellStart"/>
      <w:r w:rsidR="00B541B6" w:rsidRPr="3DB5E6C4">
        <w:rPr>
          <w:rFonts w:ascii="Times New Roman" w:eastAsia="Times New Roman" w:hAnsi="Times New Roman" w:cs="Times New Roman"/>
        </w:rPr>
        <w:t>LightBGM</w:t>
      </w:r>
      <w:proofErr w:type="spellEnd"/>
      <w:r w:rsidR="00B541B6" w:rsidRPr="3DB5E6C4">
        <w:rPr>
          <w:rFonts w:ascii="Times New Roman" w:eastAsia="Times New Roman" w:hAnsi="Times New Roman" w:cs="Times New Roman"/>
        </w:rPr>
        <w:t xml:space="preserve"> dievaluasi menggunakan metrik AUC (Area </w:t>
      </w:r>
      <w:proofErr w:type="spellStart"/>
      <w:r w:rsidR="00B541B6" w:rsidRPr="3DB5E6C4">
        <w:rPr>
          <w:rFonts w:ascii="Times New Roman" w:eastAsia="Times New Roman" w:hAnsi="Times New Roman" w:cs="Times New Roman"/>
        </w:rPr>
        <w:t>Under</w:t>
      </w:r>
      <w:proofErr w:type="spellEnd"/>
      <w:r w:rsidR="00B541B6" w:rsidRPr="3DB5E6C4">
        <w:rPr>
          <w:rFonts w:ascii="Times New Roman" w:eastAsia="Times New Roman" w:hAnsi="Times New Roman" w:cs="Times New Roman"/>
        </w:rPr>
        <w:t xml:space="preserve"> </w:t>
      </w:r>
      <w:proofErr w:type="spellStart"/>
      <w:r w:rsidR="00B541B6" w:rsidRPr="3DB5E6C4">
        <w:rPr>
          <w:rFonts w:ascii="Times New Roman" w:eastAsia="Times New Roman" w:hAnsi="Times New Roman" w:cs="Times New Roman"/>
        </w:rPr>
        <w:t>Curve</w:t>
      </w:r>
      <w:proofErr w:type="spellEnd"/>
      <w:r w:rsidR="00B541B6" w:rsidRPr="3DB5E6C4">
        <w:rPr>
          <w:rFonts w:ascii="Times New Roman" w:eastAsia="Times New Roman" w:hAnsi="Times New Roman" w:cs="Times New Roman"/>
        </w:rPr>
        <w:t>). Berdasarkan hasil pelatihan, model</w:t>
      </w:r>
      <w:r w:rsidR="00C345DA" w:rsidRPr="3DB5E6C4">
        <w:rPr>
          <w:rFonts w:ascii="Times New Roman" w:eastAsia="Times New Roman" w:hAnsi="Times New Roman" w:cs="Times New Roman"/>
        </w:rPr>
        <w:t xml:space="preserve"> mencapai skor AUC yang </w:t>
      </w:r>
      <w:r w:rsidR="00977685" w:rsidRPr="3DB5E6C4">
        <w:rPr>
          <w:rFonts w:ascii="Times New Roman" w:eastAsia="Times New Roman" w:hAnsi="Times New Roman" w:cs="Times New Roman"/>
        </w:rPr>
        <w:t>tinggi (di atas 0.9), menunjukkan kemampuan klasifikasi yang sangat baik dalam membedakan buku relevan dan tidak relevan.</w:t>
      </w:r>
    </w:p>
    <w:p w14:paraId="694C6991" w14:textId="77777777" w:rsidR="00E938F6" w:rsidRDefault="00E938F6" w:rsidP="003926F6">
      <w:pPr>
        <w:pStyle w:val="ListParagraph"/>
        <w:keepNext/>
        <w:spacing w:after="0"/>
        <w:jc w:val="center"/>
      </w:pPr>
      <w:r w:rsidRPr="00E938F6">
        <w:rPr>
          <w:noProof/>
        </w:rPr>
        <w:drawing>
          <wp:inline distT="0" distB="0" distL="0" distR="0" wp14:anchorId="39EF4AA7" wp14:editId="0E4E9778">
            <wp:extent cx="3914775" cy="1606876"/>
            <wp:effectExtent l="0" t="0" r="0" b="0"/>
            <wp:docPr id="39860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5981" name=""/>
                    <pic:cNvPicPr/>
                  </pic:nvPicPr>
                  <pic:blipFill>
                    <a:blip r:embed="rId14"/>
                    <a:stretch>
                      <a:fillRect/>
                    </a:stretch>
                  </pic:blipFill>
                  <pic:spPr>
                    <a:xfrm>
                      <a:off x="0" y="0"/>
                      <a:ext cx="3943327" cy="1618595"/>
                    </a:xfrm>
                    <a:prstGeom prst="rect">
                      <a:avLst/>
                    </a:prstGeom>
                  </pic:spPr>
                </pic:pic>
              </a:graphicData>
            </a:graphic>
          </wp:inline>
        </w:drawing>
      </w:r>
    </w:p>
    <w:p w14:paraId="4CFAD98B" w14:textId="5CAC0051" w:rsidR="002B4686" w:rsidRDefault="00E938F6" w:rsidP="00E938F6">
      <w:pPr>
        <w:pStyle w:val="Caption"/>
        <w:jc w:val="center"/>
      </w:pPr>
      <w:r>
        <w:t xml:space="preserve">Gambar 2 Log </w:t>
      </w:r>
      <w:proofErr w:type="spellStart"/>
      <w:r>
        <w:t>training</w:t>
      </w:r>
      <w:proofErr w:type="spellEnd"/>
      <w:r>
        <w:t xml:space="preserve"> </w:t>
      </w:r>
      <w:proofErr w:type="spellStart"/>
      <w:r>
        <w:t>ranker</w:t>
      </w:r>
      <w:proofErr w:type="spellEnd"/>
      <w:r>
        <w:t xml:space="preserve"> </w:t>
      </w:r>
      <w:proofErr w:type="spellStart"/>
      <w:r>
        <w:t>LightGBM</w:t>
      </w:r>
      <w:proofErr w:type="spellEnd"/>
    </w:p>
    <w:p w14:paraId="690F7C80" w14:textId="70BCA958" w:rsidR="00E938F6" w:rsidRDefault="00C727DF" w:rsidP="007F52C3">
      <w:pPr>
        <w:pStyle w:val="ListParagraph"/>
        <w:numPr>
          <w:ilvl w:val="0"/>
          <w:numId w:val="7"/>
        </w:numPr>
        <w:jc w:val="both"/>
        <w:rPr>
          <w:rFonts w:ascii="Times New Roman" w:eastAsia="Times New Roman" w:hAnsi="Times New Roman" w:cs="Times New Roman"/>
        </w:rPr>
      </w:pPr>
      <w:r w:rsidRPr="3DB5E6C4">
        <w:rPr>
          <w:rFonts w:ascii="Times New Roman" w:eastAsia="Times New Roman" w:hAnsi="Times New Roman" w:cs="Times New Roman"/>
        </w:rPr>
        <w:t>Analisis Kontribusi Fi</w:t>
      </w:r>
      <w:r w:rsidR="00482B7D" w:rsidRPr="3DB5E6C4">
        <w:rPr>
          <w:rFonts w:ascii="Times New Roman" w:eastAsia="Times New Roman" w:hAnsi="Times New Roman" w:cs="Times New Roman"/>
        </w:rPr>
        <w:t>tur</w:t>
      </w:r>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Feature</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Importance</w:t>
      </w:r>
      <w:proofErr w:type="spellEnd"/>
      <w:r w:rsidRPr="3DB5E6C4">
        <w:rPr>
          <w:rFonts w:ascii="Times New Roman" w:eastAsia="Times New Roman" w:hAnsi="Times New Roman" w:cs="Times New Roman"/>
        </w:rPr>
        <w:t>)</w:t>
      </w:r>
      <w:r w:rsidR="005A68A3" w:rsidRPr="3DB5E6C4">
        <w:rPr>
          <w:rFonts w:ascii="Times New Roman" w:eastAsia="Times New Roman" w:hAnsi="Times New Roman" w:cs="Times New Roman"/>
        </w:rPr>
        <w:t xml:space="preserve"> mendalam dilakukan untuk memahami faktor apa yang mempengaruhi keputusan rekomendasi.</w:t>
      </w:r>
    </w:p>
    <w:p w14:paraId="31FE4D6D" w14:textId="77777777" w:rsidR="006B68BA" w:rsidRDefault="005D1AE9" w:rsidP="003926F6">
      <w:pPr>
        <w:pStyle w:val="ListParagraph"/>
        <w:keepNext/>
        <w:spacing w:after="0"/>
        <w:jc w:val="center"/>
      </w:pPr>
      <w:r>
        <w:rPr>
          <w:noProof/>
        </w:rPr>
        <w:drawing>
          <wp:inline distT="0" distB="0" distL="0" distR="0" wp14:anchorId="185858F1" wp14:editId="27FAA2F5">
            <wp:extent cx="3800475" cy="2214598"/>
            <wp:effectExtent l="0" t="0" r="0" b="0"/>
            <wp:docPr id="247741570"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41570" name="Picture 1" descr="A graph with different colored squar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11437" cy="2220986"/>
                    </a:xfrm>
                    <a:prstGeom prst="rect">
                      <a:avLst/>
                    </a:prstGeom>
                    <a:noFill/>
                    <a:ln>
                      <a:noFill/>
                    </a:ln>
                  </pic:spPr>
                </pic:pic>
              </a:graphicData>
            </a:graphic>
          </wp:inline>
        </w:drawing>
      </w:r>
    </w:p>
    <w:p w14:paraId="5C40895E" w14:textId="49210DDB" w:rsidR="005A68A3" w:rsidRDefault="006B68BA" w:rsidP="006B68BA">
      <w:pPr>
        <w:pStyle w:val="Caption"/>
        <w:jc w:val="center"/>
      </w:pPr>
      <w:r>
        <w:t xml:space="preserve">Gambar  </w:t>
      </w:r>
      <w:r>
        <w:fldChar w:fldCharType="begin"/>
      </w:r>
      <w:r>
        <w:instrText xml:space="preserve"> SEQ Gambar_3. \* ARABIC </w:instrText>
      </w:r>
      <w:r>
        <w:fldChar w:fldCharType="separate"/>
      </w:r>
      <w:r>
        <w:rPr>
          <w:noProof/>
        </w:rPr>
        <w:t>3</w:t>
      </w:r>
      <w:r>
        <w:fldChar w:fldCharType="end"/>
      </w:r>
      <w:r>
        <w:t xml:space="preserve"> Grafik plot </w:t>
      </w:r>
      <w:proofErr w:type="spellStart"/>
      <w:r>
        <w:t>Feature</w:t>
      </w:r>
      <w:proofErr w:type="spellEnd"/>
      <w:r>
        <w:t xml:space="preserve"> </w:t>
      </w:r>
      <w:proofErr w:type="spellStart"/>
      <w:r>
        <w:t>Importance</w:t>
      </w:r>
      <w:proofErr w:type="spellEnd"/>
    </w:p>
    <w:p w14:paraId="412DA742" w14:textId="2DDF1EC6" w:rsidR="005D1AE9" w:rsidRDefault="005D1AE9" w:rsidP="005D1AE9">
      <w:pPr>
        <w:pStyle w:val="ListParagraph"/>
        <w:rPr>
          <w:rFonts w:ascii="Times New Roman" w:eastAsia="Times New Roman" w:hAnsi="Times New Roman" w:cs="Times New Roman"/>
        </w:rPr>
      </w:pPr>
      <w:r w:rsidRPr="3DB5E6C4">
        <w:rPr>
          <w:rFonts w:ascii="Times New Roman" w:eastAsia="Times New Roman" w:hAnsi="Times New Roman" w:cs="Times New Roman"/>
        </w:rPr>
        <w:t>Berdasarkan plot di atas, urutan kontribusi adalah:</w:t>
      </w:r>
    </w:p>
    <w:p w14:paraId="65B85861" w14:textId="0E5D6EF4" w:rsidR="005D1AE9" w:rsidRDefault="00DE65C3" w:rsidP="007F52C3">
      <w:pPr>
        <w:pStyle w:val="ListParagraph"/>
        <w:numPr>
          <w:ilvl w:val="0"/>
          <w:numId w:val="8"/>
        </w:numPr>
        <w:ind w:left="1276"/>
        <w:rPr>
          <w:rFonts w:ascii="Times New Roman" w:eastAsia="Times New Roman" w:hAnsi="Times New Roman" w:cs="Times New Roman"/>
        </w:rPr>
      </w:pPr>
      <w:r w:rsidRPr="3DB5E6C4">
        <w:rPr>
          <w:rFonts w:ascii="Times New Roman" w:eastAsia="Times New Roman" w:hAnsi="Times New Roman" w:cs="Times New Roman"/>
        </w:rPr>
        <w:t xml:space="preserve">Genre </w:t>
      </w:r>
      <w:proofErr w:type="spellStart"/>
      <w:r w:rsidRPr="3DB5E6C4">
        <w:rPr>
          <w:rFonts w:ascii="Times New Roman" w:eastAsia="Times New Roman" w:hAnsi="Times New Roman" w:cs="Times New Roman"/>
        </w:rPr>
        <w:t>Affinity</w:t>
      </w:r>
      <w:proofErr w:type="spellEnd"/>
      <w:r w:rsidRPr="3DB5E6C4">
        <w:rPr>
          <w:rFonts w:ascii="Times New Roman" w:eastAsia="Times New Roman" w:hAnsi="Times New Roman" w:cs="Times New Roman"/>
        </w:rPr>
        <w:t xml:space="preserve"> ( </w:t>
      </w:r>
      <w:proofErr w:type="spellStart"/>
      <w:r w:rsidRPr="3DB5E6C4">
        <w:rPr>
          <w:rFonts w:ascii="Times New Roman" w:eastAsia="Times New Roman" w:hAnsi="Times New Roman" w:cs="Times New Roman"/>
        </w:rPr>
        <w:t>Content</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Signal</w:t>
      </w:r>
      <w:proofErr w:type="spellEnd"/>
      <w:r w:rsidRPr="3DB5E6C4">
        <w:rPr>
          <w:rFonts w:ascii="Times New Roman" w:eastAsia="Times New Roman" w:hAnsi="Times New Roman" w:cs="Times New Roman"/>
        </w:rPr>
        <w:t xml:space="preserve"> ): Menduduki peringkat pertama.</w:t>
      </w:r>
    </w:p>
    <w:p w14:paraId="1FE55F78" w14:textId="55D9C179" w:rsidR="00DE65C3" w:rsidRDefault="00DE65C3" w:rsidP="007F52C3">
      <w:pPr>
        <w:pStyle w:val="ListParagraph"/>
        <w:numPr>
          <w:ilvl w:val="0"/>
          <w:numId w:val="8"/>
        </w:numPr>
        <w:ind w:left="1276"/>
        <w:rPr>
          <w:rFonts w:ascii="Times New Roman" w:eastAsia="Times New Roman" w:hAnsi="Times New Roman" w:cs="Times New Roman"/>
        </w:rPr>
      </w:pPr>
      <w:r w:rsidRPr="3DB5E6C4">
        <w:rPr>
          <w:rFonts w:ascii="Times New Roman" w:eastAsia="Times New Roman" w:hAnsi="Times New Roman" w:cs="Times New Roman"/>
        </w:rPr>
        <w:t xml:space="preserve">SVD </w:t>
      </w:r>
      <w:proofErr w:type="spellStart"/>
      <w:r w:rsidRPr="3DB5E6C4">
        <w:rPr>
          <w:rFonts w:ascii="Times New Roman" w:eastAsia="Times New Roman" w:hAnsi="Times New Roman" w:cs="Times New Roman"/>
        </w:rPr>
        <w:t>Score</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Social</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Signal</w:t>
      </w:r>
      <w:proofErr w:type="spellEnd"/>
      <w:r w:rsidRPr="3DB5E6C4">
        <w:rPr>
          <w:rFonts w:ascii="Times New Roman" w:eastAsia="Times New Roman" w:hAnsi="Times New Roman" w:cs="Times New Roman"/>
        </w:rPr>
        <w:t>): Menduduki perin</w:t>
      </w:r>
      <w:r w:rsidR="003C0D04" w:rsidRPr="3DB5E6C4">
        <w:rPr>
          <w:rFonts w:ascii="Times New Roman" w:eastAsia="Times New Roman" w:hAnsi="Times New Roman" w:cs="Times New Roman"/>
        </w:rPr>
        <w:t>gkat kedua.</w:t>
      </w:r>
    </w:p>
    <w:p w14:paraId="39E792FD" w14:textId="33EDF6CC" w:rsidR="003C0D04" w:rsidRDefault="003C0D04" w:rsidP="007F52C3">
      <w:pPr>
        <w:pStyle w:val="ListParagraph"/>
        <w:numPr>
          <w:ilvl w:val="0"/>
          <w:numId w:val="8"/>
        </w:numPr>
        <w:ind w:left="1276"/>
        <w:rPr>
          <w:rFonts w:ascii="Times New Roman" w:eastAsia="Times New Roman" w:hAnsi="Times New Roman" w:cs="Times New Roman"/>
        </w:rPr>
      </w:pPr>
      <w:proofErr w:type="spellStart"/>
      <w:r w:rsidRPr="3DB5E6C4">
        <w:rPr>
          <w:rFonts w:ascii="Times New Roman" w:eastAsia="Times New Roman" w:hAnsi="Times New Roman" w:cs="Times New Roman"/>
        </w:rPr>
        <w:t>Book</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Popularity</w:t>
      </w:r>
      <w:proofErr w:type="spellEnd"/>
      <w:r w:rsidRPr="3DB5E6C4">
        <w:rPr>
          <w:rFonts w:ascii="Times New Roman" w:eastAsia="Times New Roman" w:hAnsi="Times New Roman" w:cs="Times New Roman"/>
        </w:rPr>
        <w:t xml:space="preserve"> (Global </w:t>
      </w:r>
      <w:proofErr w:type="spellStart"/>
      <w:r w:rsidRPr="3DB5E6C4">
        <w:rPr>
          <w:rFonts w:ascii="Times New Roman" w:eastAsia="Times New Roman" w:hAnsi="Times New Roman" w:cs="Times New Roman"/>
        </w:rPr>
        <w:t>Signal</w:t>
      </w:r>
      <w:proofErr w:type="spellEnd"/>
      <w:r w:rsidRPr="3DB5E6C4">
        <w:rPr>
          <w:rFonts w:ascii="Times New Roman" w:eastAsia="Times New Roman" w:hAnsi="Times New Roman" w:cs="Times New Roman"/>
        </w:rPr>
        <w:t>): Menduduki peringkat ketiga.</w:t>
      </w:r>
    </w:p>
    <w:p w14:paraId="679B5FFC" w14:textId="0EB8EB4C" w:rsidR="003C0D04" w:rsidRDefault="003C0D04" w:rsidP="004616ED">
      <w:pPr>
        <w:ind w:left="720"/>
        <w:jc w:val="both"/>
        <w:rPr>
          <w:rFonts w:ascii="Times New Roman" w:eastAsia="Times New Roman" w:hAnsi="Times New Roman" w:cs="Times New Roman"/>
        </w:rPr>
      </w:pPr>
      <w:r w:rsidRPr="3DB5E6C4">
        <w:rPr>
          <w:rFonts w:ascii="Times New Roman" w:eastAsia="Times New Roman" w:hAnsi="Times New Roman" w:cs="Times New Roman"/>
        </w:rPr>
        <w:t xml:space="preserve">Temuan ini mengungkap fakta bahwa fitur Genre </w:t>
      </w:r>
      <w:proofErr w:type="spellStart"/>
      <w:r w:rsidRPr="3DB5E6C4">
        <w:rPr>
          <w:rFonts w:ascii="Times New Roman" w:eastAsia="Times New Roman" w:hAnsi="Times New Roman" w:cs="Times New Roman"/>
        </w:rPr>
        <w:t>Affinity</w:t>
      </w:r>
      <w:proofErr w:type="spellEnd"/>
      <w:r w:rsidRPr="3DB5E6C4">
        <w:rPr>
          <w:rFonts w:ascii="Times New Roman" w:eastAsia="Times New Roman" w:hAnsi="Times New Roman" w:cs="Times New Roman"/>
        </w:rPr>
        <w:t xml:space="preserve"> menjad</w:t>
      </w:r>
      <w:r w:rsidR="000E749F" w:rsidRPr="3DB5E6C4">
        <w:rPr>
          <w:rFonts w:ascii="Times New Roman" w:eastAsia="Times New Roman" w:hAnsi="Times New Roman" w:cs="Times New Roman"/>
        </w:rPr>
        <w:t xml:space="preserve">i faktor </w:t>
      </w:r>
      <w:proofErr w:type="spellStart"/>
      <w:r w:rsidR="000E749F" w:rsidRPr="3DB5E6C4">
        <w:rPr>
          <w:rFonts w:ascii="Times New Roman" w:eastAsia="Times New Roman" w:hAnsi="Times New Roman" w:cs="Times New Roman"/>
        </w:rPr>
        <w:t>prediktor</w:t>
      </w:r>
      <w:proofErr w:type="spellEnd"/>
      <w:r w:rsidR="000E749F" w:rsidRPr="3DB5E6C4">
        <w:rPr>
          <w:rFonts w:ascii="Times New Roman" w:eastAsia="Times New Roman" w:hAnsi="Times New Roman" w:cs="Times New Roman"/>
        </w:rPr>
        <w:t xml:space="preserve"> paling dominan. Hal ini memvalidasi efektivitas ‘</w:t>
      </w:r>
      <w:proofErr w:type="spellStart"/>
      <w:r w:rsidR="000E749F" w:rsidRPr="3DB5E6C4">
        <w:rPr>
          <w:rFonts w:ascii="Times New Roman" w:eastAsia="Times New Roman" w:hAnsi="Times New Roman" w:cs="Times New Roman"/>
        </w:rPr>
        <w:t>Weighted</w:t>
      </w:r>
      <w:proofErr w:type="spellEnd"/>
      <w:r w:rsidR="000E749F" w:rsidRPr="3DB5E6C4">
        <w:rPr>
          <w:rFonts w:ascii="Times New Roman" w:eastAsia="Times New Roman" w:hAnsi="Times New Roman" w:cs="Times New Roman"/>
        </w:rPr>
        <w:t xml:space="preserve"> </w:t>
      </w:r>
      <w:proofErr w:type="spellStart"/>
      <w:r w:rsidR="000E749F" w:rsidRPr="3DB5E6C4">
        <w:rPr>
          <w:rFonts w:ascii="Times New Roman" w:eastAsia="Times New Roman" w:hAnsi="Times New Roman" w:cs="Times New Roman"/>
        </w:rPr>
        <w:t>Content</w:t>
      </w:r>
      <w:proofErr w:type="spellEnd"/>
      <w:r w:rsidR="000E749F" w:rsidRPr="3DB5E6C4">
        <w:rPr>
          <w:rFonts w:ascii="Times New Roman" w:eastAsia="Times New Roman" w:hAnsi="Times New Roman" w:cs="Times New Roman"/>
        </w:rPr>
        <w:t xml:space="preserve"> </w:t>
      </w:r>
      <w:proofErr w:type="spellStart"/>
      <w:r w:rsidR="000E749F" w:rsidRPr="3DB5E6C4">
        <w:rPr>
          <w:rFonts w:ascii="Times New Roman" w:eastAsia="Times New Roman" w:hAnsi="Times New Roman" w:cs="Times New Roman"/>
        </w:rPr>
        <w:t>Profiling</w:t>
      </w:r>
      <w:proofErr w:type="spellEnd"/>
      <w:r w:rsidR="000E749F" w:rsidRPr="3DB5E6C4">
        <w:rPr>
          <w:rFonts w:ascii="Times New Roman" w:eastAsia="Times New Roman" w:hAnsi="Times New Roman" w:cs="Times New Roman"/>
        </w:rPr>
        <w:t xml:space="preserve">’ yang dikembangkan. Dominasi sinyal konten dan </w:t>
      </w:r>
      <w:r w:rsidR="00023B52" w:rsidRPr="3DB5E6C4">
        <w:rPr>
          <w:rFonts w:ascii="Times New Roman" w:eastAsia="Times New Roman" w:hAnsi="Times New Roman" w:cs="Times New Roman"/>
        </w:rPr>
        <w:t>sosial di atas popularitas membuktikan bahwa sistem ini berhasil menghindari bias ‘</w:t>
      </w:r>
      <w:proofErr w:type="spellStart"/>
      <w:r w:rsidR="00023B52" w:rsidRPr="3DB5E6C4">
        <w:rPr>
          <w:rFonts w:ascii="Times New Roman" w:eastAsia="Times New Roman" w:hAnsi="Times New Roman" w:cs="Times New Roman"/>
        </w:rPr>
        <w:t>Popularity</w:t>
      </w:r>
      <w:proofErr w:type="spellEnd"/>
      <w:r w:rsidR="00023B52" w:rsidRPr="3DB5E6C4">
        <w:rPr>
          <w:rFonts w:ascii="Times New Roman" w:eastAsia="Times New Roman" w:hAnsi="Times New Roman" w:cs="Times New Roman"/>
        </w:rPr>
        <w:t xml:space="preserve"> </w:t>
      </w:r>
      <w:proofErr w:type="spellStart"/>
      <w:r w:rsidR="00023B52" w:rsidRPr="3DB5E6C4">
        <w:rPr>
          <w:rFonts w:ascii="Times New Roman" w:eastAsia="Times New Roman" w:hAnsi="Times New Roman" w:cs="Times New Roman"/>
        </w:rPr>
        <w:t>Fallacy</w:t>
      </w:r>
      <w:proofErr w:type="spellEnd"/>
      <w:r w:rsidR="00023B52" w:rsidRPr="3DB5E6C4">
        <w:rPr>
          <w:rFonts w:ascii="Times New Roman" w:eastAsia="Times New Roman" w:hAnsi="Times New Roman" w:cs="Times New Roman"/>
        </w:rPr>
        <w:t xml:space="preserve">’, yaitu kecenderungan sistem rekomendasi konvensional untuk hanya </w:t>
      </w:r>
      <w:r w:rsidR="004616ED" w:rsidRPr="3DB5E6C4">
        <w:rPr>
          <w:rFonts w:ascii="Times New Roman" w:eastAsia="Times New Roman" w:hAnsi="Times New Roman" w:cs="Times New Roman"/>
        </w:rPr>
        <w:t xml:space="preserve">menyarankan buku-buku </w:t>
      </w:r>
      <w:proofErr w:type="spellStart"/>
      <w:r w:rsidR="004616ED" w:rsidRPr="3DB5E6C4">
        <w:rPr>
          <w:rFonts w:ascii="Times New Roman" w:eastAsia="Times New Roman" w:hAnsi="Times New Roman" w:cs="Times New Roman"/>
        </w:rPr>
        <w:t>best-seller</w:t>
      </w:r>
      <w:proofErr w:type="spellEnd"/>
      <w:r w:rsidR="004616ED" w:rsidRPr="3DB5E6C4">
        <w:rPr>
          <w:rFonts w:ascii="Times New Roman" w:eastAsia="Times New Roman" w:hAnsi="Times New Roman" w:cs="Times New Roman"/>
        </w:rPr>
        <w:t xml:space="preserve"> tanpa memperhatikan relevansi personal.</w:t>
      </w:r>
    </w:p>
    <w:p w14:paraId="6A6CF02E" w14:textId="7D1C6D83" w:rsidR="00673BE3" w:rsidRDefault="00673BE3" w:rsidP="001D5787">
      <w:pPr>
        <w:pStyle w:val="ListParagraph"/>
        <w:numPr>
          <w:ilvl w:val="0"/>
          <w:numId w:val="7"/>
        </w:numPr>
        <w:spacing w:after="240"/>
        <w:jc w:val="both"/>
        <w:rPr>
          <w:rFonts w:ascii="Times New Roman" w:eastAsia="Times New Roman" w:hAnsi="Times New Roman" w:cs="Times New Roman"/>
        </w:rPr>
      </w:pPr>
      <w:r>
        <w:rPr>
          <w:rFonts w:ascii="Times New Roman" w:eastAsia="Times New Roman" w:hAnsi="Times New Roman" w:cs="Times New Roman"/>
        </w:rPr>
        <w:t>A</w:t>
      </w:r>
      <w:r w:rsidR="001D5787">
        <w:rPr>
          <w:rFonts w:ascii="Times New Roman" w:eastAsia="Times New Roman" w:hAnsi="Times New Roman" w:cs="Times New Roman"/>
        </w:rPr>
        <w:t xml:space="preserve">nalisis Distribusi Genre </w:t>
      </w:r>
      <w:proofErr w:type="spellStart"/>
      <w:r w:rsidR="001D5787">
        <w:rPr>
          <w:rFonts w:ascii="Times New Roman" w:eastAsia="Times New Roman" w:hAnsi="Times New Roman" w:cs="Times New Roman"/>
        </w:rPr>
        <w:t>Affinity</w:t>
      </w:r>
      <w:proofErr w:type="spellEnd"/>
      <w:r w:rsidR="001D5787">
        <w:rPr>
          <w:rFonts w:ascii="Times New Roman" w:eastAsia="Times New Roman" w:hAnsi="Times New Roman" w:cs="Times New Roman"/>
        </w:rPr>
        <w:t xml:space="preserve"> (TF-IDF </w:t>
      </w:r>
      <w:proofErr w:type="spellStart"/>
      <w:r w:rsidR="001D5787">
        <w:rPr>
          <w:rFonts w:ascii="Times New Roman" w:eastAsia="Times New Roman" w:hAnsi="Times New Roman" w:cs="Times New Roman"/>
        </w:rPr>
        <w:t>Score</w:t>
      </w:r>
      <w:proofErr w:type="spellEnd"/>
      <w:r w:rsidR="001D5787">
        <w:rPr>
          <w:rFonts w:ascii="Times New Roman" w:eastAsia="Times New Roman" w:hAnsi="Times New Roman" w:cs="Times New Roman"/>
        </w:rPr>
        <w:t xml:space="preserve">) &amp; SVD </w:t>
      </w:r>
      <w:proofErr w:type="spellStart"/>
      <w:r w:rsidR="001D5787">
        <w:rPr>
          <w:rFonts w:ascii="Times New Roman" w:eastAsia="Times New Roman" w:hAnsi="Times New Roman" w:cs="Times New Roman"/>
        </w:rPr>
        <w:t>Score</w:t>
      </w:r>
      <w:proofErr w:type="spellEnd"/>
    </w:p>
    <w:p w14:paraId="688AF3DE" w14:textId="77777777" w:rsidR="00DA0A3A" w:rsidRDefault="00DA0A3A" w:rsidP="00DA0A3A">
      <w:pPr>
        <w:pStyle w:val="ListParagraph"/>
        <w:spacing w:after="240"/>
        <w:jc w:val="both"/>
        <w:rPr>
          <w:rFonts w:ascii="Times New Roman" w:eastAsia="Times New Roman" w:hAnsi="Times New Roman" w:cs="Times New Roman"/>
        </w:rPr>
      </w:pPr>
    </w:p>
    <w:p w14:paraId="3ABC59B2" w14:textId="77777777" w:rsidR="001D5787" w:rsidRDefault="001D5787" w:rsidP="00DA0A3A">
      <w:pPr>
        <w:pStyle w:val="ListParagraph"/>
        <w:keepNext/>
        <w:spacing w:before="720"/>
        <w:ind w:left="0" w:firstLine="426"/>
        <w:jc w:val="center"/>
      </w:pPr>
      <w:r>
        <w:rPr>
          <w:noProof/>
        </w:rPr>
        <w:drawing>
          <wp:inline distT="0" distB="0" distL="0" distR="0" wp14:anchorId="6C2BF89C" wp14:editId="0A6D8E59">
            <wp:extent cx="5400675" cy="1902460"/>
            <wp:effectExtent l="0" t="0" r="9525" b="2540"/>
            <wp:docPr id="1118698645"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98645" name="Picture 2" descr="A graph of a graph&#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675" cy="1902460"/>
                    </a:xfrm>
                    <a:prstGeom prst="rect">
                      <a:avLst/>
                    </a:prstGeom>
                    <a:noFill/>
                    <a:ln>
                      <a:noFill/>
                    </a:ln>
                  </pic:spPr>
                </pic:pic>
              </a:graphicData>
            </a:graphic>
          </wp:inline>
        </w:drawing>
      </w:r>
    </w:p>
    <w:p w14:paraId="57CA9A19" w14:textId="748C6AFA" w:rsidR="001D5787" w:rsidRDefault="001D5787" w:rsidP="001D5787">
      <w:pPr>
        <w:pStyle w:val="Caption"/>
        <w:ind w:left="680"/>
        <w:jc w:val="both"/>
        <w:rPr>
          <w:rFonts w:ascii="Times New Roman" w:eastAsia="Times New Roman" w:hAnsi="Times New Roman" w:cs="Times New Roman"/>
        </w:rPr>
      </w:pPr>
      <w:r>
        <w:t xml:space="preserve">Gambar </w:t>
      </w:r>
      <w:r w:rsidR="00EB1343">
        <w:t>4</w:t>
      </w:r>
      <w:r>
        <w:t xml:space="preserve"> Distribusi Genre </w:t>
      </w:r>
      <w:proofErr w:type="spellStart"/>
      <w:r>
        <w:t>Affinity</w:t>
      </w:r>
      <w:proofErr w:type="spellEnd"/>
      <w:r>
        <w:t xml:space="preserve"> &amp; SVD </w:t>
      </w:r>
      <w:proofErr w:type="spellStart"/>
      <w:r>
        <w:t>Score</w:t>
      </w:r>
      <w:proofErr w:type="spellEnd"/>
    </w:p>
    <w:p w14:paraId="7713D26D" w14:textId="4B1F2423" w:rsidR="001D5787" w:rsidRDefault="00DA0A3A" w:rsidP="001D5787">
      <w:pPr>
        <w:pStyle w:val="ListParagraph"/>
        <w:jc w:val="both"/>
        <w:rPr>
          <w:rFonts w:ascii="Times New Roman" w:eastAsia="Times New Roman" w:hAnsi="Times New Roman" w:cs="Times New Roman"/>
        </w:rPr>
      </w:pPr>
      <w:r>
        <w:rPr>
          <w:rFonts w:ascii="Times New Roman" w:eastAsia="Times New Roman" w:hAnsi="Times New Roman" w:cs="Times New Roman"/>
        </w:rPr>
        <w:t>Dari kedua statistik di atas, kami bisa menyimpulkan karakter</w:t>
      </w:r>
      <w:r w:rsidR="00807DDE">
        <w:rPr>
          <w:rFonts w:ascii="Times New Roman" w:eastAsia="Times New Roman" w:hAnsi="Times New Roman" w:cs="Times New Roman"/>
        </w:rPr>
        <w:t xml:space="preserve"> sistem sebagai berikut:</w:t>
      </w:r>
    </w:p>
    <w:p w14:paraId="755794BD" w14:textId="478F0081" w:rsidR="00807DDE" w:rsidRDefault="00807DDE" w:rsidP="00807DDE">
      <w:pPr>
        <w:pStyle w:val="ListParagraph"/>
        <w:numPr>
          <w:ilvl w:val="0"/>
          <w:numId w:val="41"/>
        </w:numPr>
        <w:ind w:left="1134"/>
        <w:jc w:val="both"/>
        <w:rPr>
          <w:rFonts w:ascii="Times New Roman" w:eastAsia="Times New Roman" w:hAnsi="Times New Roman" w:cs="Times New Roman"/>
        </w:rPr>
      </w:pPr>
      <w:r>
        <w:rPr>
          <w:rFonts w:ascii="Times New Roman" w:eastAsia="Times New Roman" w:hAnsi="Times New Roman" w:cs="Times New Roman"/>
        </w:rPr>
        <w:t xml:space="preserve">SVD </w:t>
      </w:r>
      <w:r w:rsidR="00F90C67">
        <w:rPr>
          <w:rFonts w:ascii="Times New Roman" w:eastAsia="Times New Roman" w:hAnsi="Times New Roman" w:cs="Times New Roman"/>
        </w:rPr>
        <w:t>sebagai “Pemilih” di mana skor ( ≈ 0 ) pada sebagian besar buku. Tapi ketika SVD me</w:t>
      </w:r>
      <w:r w:rsidR="00907F45">
        <w:rPr>
          <w:rFonts w:ascii="Times New Roman" w:eastAsia="Times New Roman" w:hAnsi="Times New Roman" w:cs="Times New Roman"/>
        </w:rPr>
        <w:t xml:space="preserve">nemukan kecocokan pada pola laten, maka SVD akan memberikan sinyal yang keras. Ini bagus ketika kita memiliki selera yang sama dan </w:t>
      </w:r>
      <w:proofErr w:type="spellStart"/>
      <w:r w:rsidR="00907F45">
        <w:rPr>
          <w:rFonts w:ascii="Times New Roman" w:eastAsia="Times New Roman" w:hAnsi="Times New Roman" w:cs="Times New Roman"/>
        </w:rPr>
        <w:t>user</w:t>
      </w:r>
      <w:proofErr w:type="spellEnd"/>
      <w:r w:rsidR="00907F45">
        <w:rPr>
          <w:rFonts w:ascii="Times New Roman" w:eastAsia="Times New Roman" w:hAnsi="Times New Roman" w:cs="Times New Roman"/>
        </w:rPr>
        <w:t xml:space="preserve"> yang lain memiliki rekomendasi yang sangat bagus.</w:t>
      </w:r>
    </w:p>
    <w:p w14:paraId="62366BC3" w14:textId="61104B05" w:rsidR="00907F45" w:rsidRDefault="00907F45" w:rsidP="00807DDE">
      <w:pPr>
        <w:pStyle w:val="ListParagraph"/>
        <w:numPr>
          <w:ilvl w:val="0"/>
          <w:numId w:val="41"/>
        </w:numPr>
        <w:ind w:left="1134"/>
        <w:jc w:val="both"/>
        <w:rPr>
          <w:rFonts w:ascii="Times New Roman" w:eastAsia="Times New Roman" w:hAnsi="Times New Roman" w:cs="Times New Roman"/>
        </w:rPr>
      </w:pPr>
      <w:r>
        <w:rPr>
          <w:rFonts w:ascii="Times New Roman" w:eastAsia="Times New Roman" w:hAnsi="Times New Roman" w:cs="Times New Roman"/>
        </w:rPr>
        <w:t xml:space="preserve">Genre </w:t>
      </w:r>
      <w:proofErr w:type="spellStart"/>
      <w:r>
        <w:rPr>
          <w:rFonts w:ascii="Times New Roman" w:eastAsia="Times New Roman" w:hAnsi="Times New Roman" w:cs="Times New Roman"/>
        </w:rPr>
        <w:t>Affinity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sebga</w:t>
      </w:r>
      <w:r w:rsidR="00915D29">
        <w:rPr>
          <w:rFonts w:ascii="Times New Roman" w:eastAsia="Times New Roman" w:hAnsi="Times New Roman" w:cs="Times New Roman"/>
        </w:rPr>
        <w:t>i</w:t>
      </w:r>
      <w:proofErr w:type="spellEnd"/>
      <w:r w:rsidR="00915D29">
        <w:rPr>
          <w:rFonts w:ascii="Times New Roman" w:eastAsia="Times New Roman" w:hAnsi="Times New Roman" w:cs="Times New Roman"/>
        </w:rPr>
        <w:t xml:space="preserve"> “Penyaring” </w:t>
      </w:r>
      <w:r w:rsidR="00797CE1">
        <w:rPr>
          <w:rFonts w:ascii="Times New Roman" w:eastAsia="Times New Roman" w:hAnsi="Times New Roman" w:cs="Times New Roman"/>
        </w:rPr>
        <w:t xml:space="preserve">di mana memiliki sebaran yang lebih </w:t>
      </w:r>
      <w:r w:rsidR="00C000F6">
        <w:rPr>
          <w:rFonts w:ascii="Times New Roman" w:eastAsia="Times New Roman" w:hAnsi="Times New Roman" w:cs="Times New Roman"/>
        </w:rPr>
        <w:t>mulus ( dari 0.0 – 1.0</w:t>
      </w:r>
      <w:r w:rsidR="00F317F3">
        <w:rPr>
          <w:rFonts w:ascii="Times New Roman" w:eastAsia="Times New Roman" w:hAnsi="Times New Roman" w:cs="Times New Roman"/>
        </w:rPr>
        <w:t xml:space="preserve"> ). Genre </w:t>
      </w:r>
      <w:proofErr w:type="spellStart"/>
      <w:r w:rsidR="00F317F3">
        <w:rPr>
          <w:rFonts w:ascii="Times New Roman" w:eastAsia="Times New Roman" w:hAnsi="Times New Roman" w:cs="Times New Roman"/>
        </w:rPr>
        <w:t>Affinity</w:t>
      </w:r>
      <w:proofErr w:type="spellEnd"/>
      <w:r w:rsidR="00F317F3">
        <w:rPr>
          <w:rFonts w:ascii="Times New Roman" w:eastAsia="Times New Roman" w:hAnsi="Times New Roman" w:cs="Times New Roman"/>
        </w:rPr>
        <w:t xml:space="preserve"> </w:t>
      </w:r>
      <w:proofErr w:type="spellStart"/>
      <w:r w:rsidR="00F317F3">
        <w:rPr>
          <w:rFonts w:ascii="Times New Roman" w:eastAsia="Times New Roman" w:hAnsi="Times New Roman" w:cs="Times New Roman"/>
        </w:rPr>
        <w:t>berguas</w:t>
      </w:r>
      <w:proofErr w:type="spellEnd"/>
      <w:r w:rsidR="00F317F3">
        <w:rPr>
          <w:rFonts w:ascii="Times New Roman" w:eastAsia="Times New Roman" w:hAnsi="Times New Roman" w:cs="Times New Roman"/>
        </w:rPr>
        <w:t xml:space="preserve"> menjaga agar rekomendasi tetap relevan secara topik (misal: “Jangan berikan rekomendasi buku masak jika </w:t>
      </w:r>
      <w:proofErr w:type="spellStart"/>
      <w:r w:rsidR="00F317F3">
        <w:rPr>
          <w:rFonts w:ascii="Times New Roman" w:eastAsia="Times New Roman" w:hAnsi="Times New Roman" w:cs="Times New Roman"/>
        </w:rPr>
        <w:t>user</w:t>
      </w:r>
      <w:proofErr w:type="spellEnd"/>
      <w:r w:rsidR="00F317F3">
        <w:rPr>
          <w:rFonts w:ascii="Times New Roman" w:eastAsia="Times New Roman" w:hAnsi="Times New Roman" w:cs="Times New Roman"/>
        </w:rPr>
        <w:t xml:space="preserve"> cenderung suka </w:t>
      </w:r>
      <w:proofErr w:type="spellStart"/>
      <w:r w:rsidR="00F317F3">
        <w:rPr>
          <w:rFonts w:ascii="Times New Roman" w:eastAsia="Times New Roman" w:hAnsi="Times New Roman" w:cs="Times New Roman"/>
        </w:rPr>
        <w:t>action</w:t>
      </w:r>
      <w:proofErr w:type="spellEnd"/>
      <w:r w:rsidR="00F317F3">
        <w:rPr>
          <w:rFonts w:ascii="Times New Roman" w:eastAsia="Times New Roman" w:hAnsi="Times New Roman" w:cs="Times New Roman"/>
        </w:rPr>
        <w:t>”).</w:t>
      </w:r>
    </w:p>
    <w:p w14:paraId="7FFDFAE3" w14:textId="0E6BEEC9" w:rsidR="008243E7" w:rsidRPr="008243E7" w:rsidRDefault="008243E7" w:rsidP="008243E7">
      <w:pPr>
        <w:ind w:left="774"/>
        <w:jc w:val="both"/>
        <w:rPr>
          <w:rFonts w:ascii="Times New Roman" w:eastAsia="Times New Roman" w:hAnsi="Times New Roman" w:cs="Times New Roman"/>
        </w:rPr>
      </w:pPr>
      <w:r>
        <w:rPr>
          <w:rFonts w:ascii="Times New Roman" w:eastAsia="Times New Roman" w:hAnsi="Times New Roman" w:cs="Times New Roman"/>
        </w:rPr>
        <w:t>Dengan kombinas</w:t>
      </w:r>
      <w:r w:rsidR="008017C4">
        <w:rPr>
          <w:rFonts w:ascii="Times New Roman" w:eastAsia="Times New Roman" w:hAnsi="Times New Roman" w:cs="Times New Roman"/>
        </w:rPr>
        <w:t xml:space="preserve">i fitur ini adalah solusi sempurna untuk adanya </w:t>
      </w:r>
      <w:r w:rsidR="008A1028">
        <w:rPr>
          <w:rFonts w:ascii="Times New Roman" w:eastAsia="Times New Roman" w:hAnsi="Times New Roman" w:cs="Times New Roman"/>
        </w:rPr>
        <w:t xml:space="preserve">model </w:t>
      </w:r>
      <w:proofErr w:type="spellStart"/>
      <w:r w:rsidR="008A1028">
        <w:rPr>
          <w:rFonts w:ascii="Times New Roman" w:eastAsia="Times New Roman" w:hAnsi="Times New Roman" w:cs="Times New Roman"/>
        </w:rPr>
        <w:t>Esemble</w:t>
      </w:r>
      <w:proofErr w:type="spellEnd"/>
      <w:r w:rsidR="008A1028">
        <w:rPr>
          <w:rFonts w:ascii="Times New Roman" w:eastAsia="Times New Roman" w:hAnsi="Times New Roman" w:cs="Times New Roman"/>
        </w:rPr>
        <w:t xml:space="preserve"> seperti </w:t>
      </w:r>
      <w:proofErr w:type="spellStart"/>
      <w:r w:rsidR="008A1028">
        <w:rPr>
          <w:rFonts w:ascii="Times New Roman" w:eastAsia="Times New Roman" w:hAnsi="Times New Roman" w:cs="Times New Roman"/>
        </w:rPr>
        <w:t>LightGBM</w:t>
      </w:r>
      <w:proofErr w:type="spellEnd"/>
      <w:r w:rsidR="008A1028">
        <w:rPr>
          <w:rFonts w:ascii="Times New Roman" w:eastAsia="Times New Roman" w:hAnsi="Times New Roman" w:cs="Times New Roman"/>
        </w:rPr>
        <w:t xml:space="preserve">. Model ini akan belajar menggunakan SVD untuk akurasi tinggi dan Genre </w:t>
      </w:r>
      <w:proofErr w:type="spellStart"/>
      <w:r w:rsidR="008A1028">
        <w:rPr>
          <w:rFonts w:ascii="Times New Roman" w:eastAsia="Times New Roman" w:hAnsi="Times New Roman" w:cs="Times New Roman"/>
        </w:rPr>
        <w:t>Affinity</w:t>
      </w:r>
      <w:proofErr w:type="spellEnd"/>
      <w:r w:rsidR="008A1028">
        <w:rPr>
          <w:rFonts w:ascii="Times New Roman" w:eastAsia="Times New Roman" w:hAnsi="Times New Roman" w:cs="Times New Roman"/>
        </w:rPr>
        <w:t xml:space="preserve"> untuk konsistensi topik.</w:t>
      </w:r>
    </w:p>
    <w:p w14:paraId="1B41660C" w14:textId="77777777" w:rsidR="001D5787" w:rsidRDefault="001D5787" w:rsidP="001D5787">
      <w:pPr>
        <w:pStyle w:val="ListParagraph"/>
        <w:jc w:val="both"/>
        <w:rPr>
          <w:rFonts w:ascii="Times New Roman" w:eastAsia="Times New Roman" w:hAnsi="Times New Roman" w:cs="Times New Roman"/>
        </w:rPr>
      </w:pPr>
    </w:p>
    <w:p w14:paraId="1F757CED" w14:textId="77777777" w:rsidR="001D5787" w:rsidRDefault="001D5787" w:rsidP="001D5787">
      <w:pPr>
        <w:pStyle w:val="ListParagraph"/>
        <w:jc w:val="both"/>
        <w:rPr>
          <w:rFonts w:ascii="Times New Roman" w:eastAsia="Times New Roman" w:hAnsi="Times New Roman" w:cs="Times New Roman"/>
        </w:rPr>
      </w:pPr>
    </w:p>
    <w:p w14:paraId="4C31EEE9" w14:textId="73DFC3F1" w:rsidR="00515250" w:rsidRDefault="00515250" w:rsidP="007F52C3">
      <w:pPr>
        <w:pStyle w:val="ListParagraph"/>
        <w:numPr>
          <w:ilvl w:val="0"/>
          <w:numId w:val="7"/>
        </w:numPr>
        <w:jc w:val="both"/>
        <w:rPr>
          <w:rFonts w:ascii="Times New Roman" w:eastAsia="Times New Roman" w:hAnsi="Times New Roman" w:cs="Times New Roman"/>
        </w:rPr>
      </w:pPr>
      <w:r w:rsidRPr="3DB5E6C4">
        <w:rPr>
          <w:rFonts w:ascii="Times New Roman" w:eastAsia="Times New Roman" w:hAnsi="Times New Roman" w:cs="Times New Roman"/>
        </w:rPr>
        <w:t xml:space="preserve">Evaluasi Rekomendasi (Testing </w:t>
      </w:r>
      <w:proofErr w:type="spellStart"/>
      <w:r w:rsidRPr="3DB5E6C4">
        <w:rPr>
          <w:rFonts w:ascii="Times New Roman" w:eastAsia="Times New Roman" w:hAnsi="Times New Roman" w:cs="Times New Roman"/>
        </w:rPr>
        <w:t>Phase</w:t>
      </w:r>
      <w:proofErr w:type="spellEnd"/>
      <w:r w:rsidRPr="3DB5E6C4">
        <w:rPr>
          <w:rFonts w:ascii="Times New Roman" w:eastAsia="Times New Roman" w:hAnsi="Times New Roman" w:cs="Times New Roman"/>
        </w:rPr>
        <w:t>)</w:t>
      </w:r>
    </w:p>
    <w:p w14:paraId="76CA1AE7" w14:textId="0692AA25" w:rsidR="00515250" w:rsidRDefault="00515250" w:rsidP="007F52C3">
      <w:pPr>
        <w:pStyle w:val="ListParagraph"/>
        <w:numPr>
          <w:ilvl w:val="0"/>
          <w:numId w:val="9"/>
        </w:numPr>
        <w:ind w:left="993"/>
        <w:jc w:val="both"/>
        <w:rPr>
          <w:rFonts w:ascii="Times New Roman" w:eastAsia="Times New Roman" w:hAnsi="Times New Roman" w:cs="Times New Roman"/>
        </w:rPr>
      </w:pPr>
      <w:r w:rsidRPr="3DB5E6C4">
        <w:rPr>
          <w:rFonts w:ascii="Times New Roman" w:eastAsia="Times New Roman" w:hAnsi="Times New Roman" w:cs="Times New Roman"/>
        </w:rPr>
        <w:t>Metrik Global: Pada pengujian global, sistem mencapai Precision@100 sebesar</w:t>
      </w:r>
      <w:r w:rsidR="000552E6" w:rsidRPr="3DB5E6C4">
        <w:rPr>
          <w:rFonts w:ascii="Times New Roman" w:eastAsia="Times New Roman" w:hAnsi="Times New Roman" w:cs="Times New Roman"/>
        </w:rPr>
        <w:t xml:space="preserve"> 100%. Namun, </w:t>
      </w:r>
      <w:proofErr w:type="spellStart"/>
      <w:r w:rsidR="000552E6" w:rsidRPr="3DB5E6C4">
        <w:rPr>
          <w:rFonts w:ascii="Times New Roman" w:eastAsia="Times New Roman" w:hAnsi="Times New Roman" w:cs="Times New Roman"/>
        </w:rPr>
        <w:t>anka</w:t>
      </w:r>
      <w:proofErr w:type="spellEnd"/>
      <w:r w:rsidR="000552E6" w:rsidRPr="3DB5E6C4">
        <w:rPr>
          <w:rFonts w:ascii="Times New Roman" w:eastAsia="Times New Roman" w:hAnsi="Times New Roman" w:cs="Times New Roman"/>
        </w:rPr>
        <w:t xml:space="preserve"> ini diidentifikasi mengindikasikan </w:t>
      </w:r>
      <w:proofErr w:type="spellStart"/>
      <w:r w:rsidR="000552E6" w:rsidRPr="3DB5E6C4">
        <w:rPr>
          <w:rFonts w:ascii="Times New Roman" w:eastAsia="Times New Roman" w:hAnsi="Times New Roman" w:cs="Times New Roman"/>
          <w:i/>
        </w:rPr>
        <w:t>overfitting</w:t>
      </w:r>
      <w:proofErr w:type="spellEnd"/>
      <w:r w:rsidR="000552E6" w:rsidRPr="3DB5E6C4">
        <w:rPr>
          <w:rFonts w:ascii="Times New Roman" w:eastAsia="Times New Roman" w:hAnsi="Times New Roman" w:cs="Times New Roman"/>
        </w:rPr>
        <w:t xml:space="preserve"> terhadap pola data latih.</w:t>
      </w:r>
    </w:p>
    <w:p w14:paraId="6B8E95F9" w14:textId="523682C9" w:rsidR="000552E6" w:rsidRDefault="000552E6" w:rsidP="007F52C3">
      <w:pPr>
        <w:pStyle w:val="ListParagraph"/>
        <w:numPr>
          <w:ilvl w:val="0"/>
          <w:numId w:val="9"/>
        </w:numPr>
        <w:ind w:left="993"/>
        <w:jc w:val="both"/>
        <w:rPr>
          <w:rFonts w:ascii="Times New Roman" w:eastAsia="Times New Roman" w:hAnsi="Times New Roman" w:cs="Times New Roman"/>
        </w:rPr>
      </w:pPr>
      <w:r w:rsidRPr="3DB5E6C4">
        <w:rPr>
          <w:rFonts w:ascii="Times New Roman" w:eastAsia="Times New Roman" w:hAnsi="Times New Roman" w:cs="Times New Roman"/>
        </w:rPr>
        <w:t>Metrik Realistis (</w:t>
      </w:r>
      <w:proofErr w:type="spellStart"/>
      <w:r w:rsidRPr="3DB5E6C4">
        <w:rPr>
          <w:rFonts w:ascii="Times New Roman" w:eastAsia="Times New Roman" w:hAnsi="Times New Roman" w:cs="Times New Roman"/>
        </w:rPr>
        <w:t>User</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Split</w:t>
      </w:r>
      <w:proofErr w:type="spellEnd"/>
      <w:r w:rsidRPr="3DB5E6C4">
        <w:rPr>
          <w:rFonts w:ascii="Times New Roman" w:eastAsia="Times New Roman" w:hAnsi="Times New Roman" w:cs="Times New Roman"/>
        </w:rPr>
        <w:t xml:space="preserve"> </w:t>
      </w:r>
      <w:proofErr w:type="spellStart"/>
      <w:r w:rsidRPr="3DB5E6C4">
        <w:rPr>
          <w:rFonts w:ascii="Times New Roman" w:eastAsia="Times New Roman" w:hAnsi="Times New Roman" w:cs="Times New Roman"/>
        </w:rPr>
        <w:t>Test</w:t>
      </w:r>
      <w:proofErr w:type="spellEnd"/>
      <w:r w:rsidRPr="3DB5E6C4">
        <w:rPr>
          <w:rFonts w:ascii="Times New Roman" w:eastAsia="Times New Roman" w:hAnsi="Times New Roman" w:cs="Times New Roman"/>
        </w:rPr>
        <w:t xml:space="preserve">): Untuk validasi yang lebih ketat, dilakukan simulasi </w:t>
      </w:r>
      <w:proofErr w:type="spellStart"/>
      <w:r w:rsidRPr="3DB5E6C4">
        <w:rPr>
          <w:rFonts w:ascii="Times New Roman" w:eastAsia="Times New Roman" w:hAnsi="Times New Roman" w:cs="Times New Roman"/>
          <w:i/>
        </w:rPr>
        <w:t>User</w:t>
      </w:r>
      <w:proofErr w:type="spellEnd"/>
      <w:r w:rsidRPr="3DB5E6C4">
        <w:rPr>
          <w:rFonts w:ascii="Times New Roman" w:eastAsia="Times New Roman" w:hAnsi="Times New Roman" w:cs="Times New Roman"/>
          <w:i/>
        </w:rPr>
        <w:t xml:space="preserve"> </w:t>
      </w:r>
      <w:proofErr w:type="spellStart"/>
      <w:r w:rsidRPr="3DB5E6C4">
        <w:rPr>
          <w:rFonts w:ascii="Times New Roman" w:eastAsia="Times New Roman" w:hAnsi="Times New Roman" w:cs="Times New Roman"/>
          <w:i/>
        </w:rPr>
        <w:t>Split</w:t>
      </w:r>
      <w:proofErr w:type="spellEnd"/>
      <w:r w:rsidRPr="3DB5E6C4">
        <w:rPr>
          <w:rFonts w:ascii="Times New Roman" w:eastAsia="Times New Roman" w:hAnsi="Times New Roman" w:cs="Times New Roman"/>
          <w:i/>
        </w:rPr>
        <w:t xml:space="preserve"> </w:t>
      </w:r>
      <w:proofErr w:type="spellStart"/>
      <w:r w:rsidRPr="3DB5E6C4">
        <w:rPr>
          <w:rFonts w:ascii="Times New Roman" w:eastAsia="Times New Roman" w:hAnsi="Times New Roman" w:cs="Times New Roman"/>
          <w:i/>
        </w:rPr>
        <w:t>Test</w:t>
      </w:r>
      <w:proofErr w:type="spellEnd"/>
      <w:r w:rsidRPr="3DB5E6C4">
        <w:rPr>
          <w:rFonts w:ascii="Times New Roman" w:eastAsia="Times New Roman" w:hAnsi="Times New Roman" w:cs="Times New Roman"/>
        </w:rPr>
        <w:t xml:space="preserve"> pada 100 penggu</w:t>
      </w:r>
      <w:r w:rsidR="004444B8" w:rsidRPr="3DB5E6C4">
        <w:rPr>
          <w:rFonts w:ascii="Times New Roman" w:eastAsia="Times New Roman" w:hAnsi="Times New Roman" w:cs="Times New Roman"/>
        </w:rPr>
        <w:t xml:space="preserve">na teraktif (Power </w:t>
      </w:r>
      <w:proofErr w:type="spellStart"/>
      <w:r w:rsidR="004444B8" w:rsidRPr="3DB5E6C4">
        <w:rPr>
          <w:rFonts w:ascii="Times New Roman" w:eastAsia="Times New Roman" w:hAnsi="Times New Roman" w:cs="Times New Roman"/>
        </w:rPr>
        <w:t>Users</w:t>
      </w:r>
      <w:proofErr w:type="spellEnd"/>
      <w:r w:rsidR="004444B8" w:rsidRPr="3DB5E6C4">
        <w:rPr>
          <w:rFonts w:ascii="Times New Roman" w:eastAsia="Times New Roman" w:hAnsi="Times New Roman" w:cs="Times New Roman"/>
        </w:rPr>
        <w:t>). Hasil menunjukkan sistem mampu merekomendasikan kembali buku yang disembunyikan dengan tingkat keberhasilan (</w:t>
      </w:r>
      <w:r w:rsidR="004444B8" w:rsidRPr="3DB5E6C4">
        <w:rPr>
          <w:rFonts w:ascii="Times New Roman" w:eastAsia="Times New Roman" w:hAnsi="Times New Roman" w:cs="Times New Roman"/>
          <w:i/>
        </w:rPr>
        <w:t>Hit Rate</w:t>
      </w:r>
      <w:r w:rsidR="004444B8" w:rsidRPr="3DB5E6C4">
        <w:rPr>
          <w:rFonts w:ascii="Times New Roman" w:eastAsia="Times New Roman" w:hAnsi="Times New Roman" w:cs="Times New Roman"/>
        </w:rPr>
        <w:t>) sebesar</w:t>
      </w:r>
      <w:r w:rsidR="00BD7D8E" w:rsidRPr="3DB5E6C4">
        <w:rPr>
          <w:rFonts w:ascii="Times New Roman" w:eastAsia="Times New Roman" w:hAnsi="Times New Roman" w:cs="Times New Roman"/>
        </w:rPr>
        <w:t xml:space="preserve"> 17%. Angka ini menunjukkan kemampuan prediksi yang signifikan, jauh di atas peluang tebakan acak pada ruang pencarian ratusan ribu buku.</w:t>
      </w:r>
    </w:p>
    <w:p w14:paraId="2C587EED" w14:textId="77777777" w:rsidR="00514884" w:rsidRDefault="00157AB7" w:rsidP="00514884">
      <w:pPr>
        <w:pStyle w:val="ListParagraph"/>
        <w:keepNext/>
        <w:spacing w:after="0"/>
        <w:ind w:left="993"/>
        <w:jc w:val="center"/>
      </w:pPr>
      <w:r w:rsidRPr="00157AB7">
        <w:rPr>
          <w:noProof/>
        </w:rPr>
        <w:drawing>
          <wp:inline distT="0" distB="0" distL="0" distR="0" wp14:anchorId="4F926AD4" wp14:editId="066B049C">
            <wp:extent cx="3352800" cy="3050890"/>
            <wp:effectExtent l="0" t="0" r="0" b="0"/>
            <wp:docPr id="144507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76104" name=""/>
                    <pic:cNvPicPr/>
                  </pic:nvPicPr>
                  <pic:blipFill>
                    <a:blip r:embed="rId16"/>
                    <a:stretch>
                      <a:fillRect/>
                    </a:stretch>
                  </pic:blipFill>
                  <pic:spPr>
                    <a:xfrm>
                      <a:off x="0" y="0"/>
                      <a:ext cx="3360129" cy="3057559"/>
                    </a:xfrm>
                    <a:prstGeom prst="rect">
                      <a:avLst/>
                    </a:prstGeom>
                  </pic:spPr>
                </pic:pic>
              </a:graphicData>
            </a:graphic>
          </wp:inline>
        </w:drawing>
      </w:r>
    </w:p>
    <w:p w14:paraId="1A5E5F54" w14:textId="5B3BF1F1" w:rsidR="00157AB7" w:rsidRPr="00E938F6" w:rsidRDefault="00514884" w:rsidP="00514884">
      <w:pPr>
        <w:pStyle w:val="Caption"/>
        <w:jc w:val="center"/>
      </w:pPr>
      <w:r>
        <w:t xml:space="preserve">Gambar </w:t>
      </w:r>
      <w:r w:rsidR="00EB1343">
        <w:t>5</w:t>
      </w:r>
      <w:r>
        <w:t xml:space="preserve">  </w:t>
      </w:r>
      <w:proofErr w:type="spellStart"/>
      <w:r>
        <w:t>Benchmark</w:t>
      </w:r>
      <w:proofErr w:type="spellEnd"/>
      <w:r>
        <w:t xml:space="preserve"> Top 100 </w:t>
      </w:r>
      <w:proofErr w:type="spellStart"/>
      <w:r>
        <w:t>User</w:t>
      </w:r>
      <w:proofErr w:type="spellEnd"/>
      <w:r>
        <w:t xml:space="preserve"> ( Total Baca Buku)</w:t>
      </w:r>
    </w:p>
    <w:p w14:paraId="11D4EF98" w14:textId="2728BB20" w:rsidR="00CB16CE" w:rsidRPr="00CB16CE" w:rsidRDefault="00CB16CE" w:rsidP="0CFE0ED3">
      <w:pPr>
        <w:pStyle w:val="Heading2"/>
        <w:ind w:left="0"/>
        <w:rPr>
          <w:rFonts w:ascii="Times New Roman" w:hAnsi="Times New Roman" w:cs="Times New Roman"/>
          <w:b/>
          <w:bCs/>
          <w:color w:val="000000" w:themeColor="text1"/>
        </w:rPr>
      </w:pPr>
      <w:r w:rsidRPr="0CFE0ED3">
        <w:rPr>
          <w:rFonts w:ascii="Times New Roman" w:hAnsi="Times New Roman" w:cs="Times New Roman"/>
          <w:b/>
          <w:color w:val="000000" w:themeColor="text1"/>
        </w:rPr>
        <w:t xml:space="preserve"> </w:t>
      </w:r>
      <w:bookmarkStart w:id="30" w:name="_Toc1458049438"/>
      <w:bookmarkStart w:id="31" w:name="_Toc1078316394"/>
      <w:bookmarkStart w:id="32" w:name="_Toc217144296"/>
      <w:r w:rsidRPr="005101D8">
        <w:rPr>
          <w:rFonts w:ascii="Times New Roman" w:hAnsi="Times New Roman" w:cs="Times New Roman"/>
          <w:b/>
          <w:bCs/>
          <w:color w:val="000000" w:themeColor="text1"/>
        </w:rPr>
        <w:t xml:space="preserve">Hasil </w:t>
      </w:r>
      <w:r>
        <w:rPr>
          <w:rFonts w:ascii="Times New Roman" w:hAnsi="Times New Roman" w:cs="Times New Roman"/>
          <w:b/>
          <w:bCs/>
          <w:color w:val="000000" w:themeColor="text1"/>
        </w:rPr>
        <w:t>Sistem Rekomendasi</w:t>
      </w:r>
      <w:r w:rsidRPr="005101D8">
        <w:rPr>
          <w:rFonts w:ascii="Times New Roman" w:hAnsi="Times New Roman" w:cs="Times New Roman"/>
          <w:b/>
          <w:bCs/>
          <w:color w:val="000000" w:themeColor="text1"/>
        </w:rPr>
        <w:t xml:space="preserve"> setelah Validasi</w:t>
      </w:r>
      <w:bookmarkEnd w:id="30"/>
      <w:bookmarkEnd w:id="31"/>
      <w:bookmarkEnd w:id="32"/>
    </w:p>
    <w:p w14:paraId="41DBD16E" w14:textId="1C01EAED" w:rsidR="001E4609" w:rsidRDefault="00DA393E" w:rsidP="00EE0541">
      <w:pPr>
        <w:ind w:left="567"/>
        <w:jc w:val="both"/>
        <w:rPr>
          <w:rFonts w:ascii="Times New Roman" w:hAnsi="Times New Roman" w:cs="Times New Roman"/>
        </w:rPr>
      </w:pPr>
      <w:r>
        <w:rPr>
          <w:rFonts w:ascii="Times New Roman" w:hAnsi="Times New Roman" w:cs="Times New Roman"/>
        </w:rPr>
        <w:t xml:space="preserve">Hasil dari algoritma sistem rekomendasi adalah sebuah </w:t>
      </w:r>
      <w:proofErr w:type="spellStart"/>
      <w:r w:rsidR="001942C6">
        <w:rPr>
          <w:rFonts w:ascii="Times New Roman" w:hAnsi="Times New Roman" w:cs="Times New Roman"/>
        </w:rPr>
        <w:t>lists</w:t>
      </w:r>
      <w:proofErr w:type="spellEnd"/>
      <w:r w:rsidR="001942C6">
        <w:rPr>
          <w:rFonts w:ascii="Times New Roman" w:hAnsi="Times New Roman" w:cs="Times New Roman"/>
        </w:rPr>
        <w:t xml:space="preserve"> </w:t>
      </w:r>
      <w:r w:rsidR="001942C6">
        <w:rPr>
          <w:rFonts w:ascii="Times New Roman" w:hAnsi="Times New Roman" w:cs="Times New Roman"/>
          <w:b/>
          <w:bCs/>
        </w:rPr>
        <w:t>Top-K</w:t>
      </w:r>
      <w:r w:rsidR="001942C6">
        <w:rPr>
          <w:rFonts w:ascii="Times New Roman" w:hAnsi="Times New Roman" w:cs="Times New Roman"/>
        </w:rPr>
        <w:t xml:space="preserve"> teratas yang relevan dengan buku pengguna yang dibaca, dan ada beberapa model yang sudah dilatih </w:t>
      </w:r>
      <w:r w:rsidR="001E4609">
        <w:rPr>
          <w:rFonts w:ascii="Times New Roman" w:hAnsi="Times New Roman" w:cs="Times New Roman"/>
        </w:rPr>
        <w:t xml:space="preserve">seperti model untuk </w:t>
      </w:r>
      <w:proofErr w:type="spellStart"/>
      <w:r w:rsidR="001E4609">
        <w:rPr>
          <w:rFonts w:ascii="Times New Roman" w:hAnsi="Times New Roman" w:cs="Times New Roman"/>
        </w:rPr>
        <w:t>Cold</w:t>
      </w:r>
      <w:proofErr w:type="spellEnd"/>
      <w:r w:rsidR="001E4609">
        <w:rPr>
          <w:rFonts w:ascii="Times New Roman" w:hAnsi="Times New Roman" w:cs="Times New Roman"/>
        </w:rPr>
        <w:t xml:space="preserve"> Start dan </w:t>
      </w:r>
      <w:proofErr w:type="spellStart"/>
      <w:r w:rsidR="001E4609">
        <w:rPr>
          <w:rFonts w:ascii="Times New Roman" w:hAnsi="Times New Roman" w:cs="Times New Roman"/>
        </w:rPr>
        <w:t>Collaborative</w:t>
      </w:r>
      <w:proofErr w:type="spellEnd"/>
      <w:r w:rsidR="001E4609">
        <w:rPr>
          <w:rFonts w:ascii="Times New Roman" w:hAnsi="Times New Roman" w:cs="Times New Roman"/>
        </w:rPr>
        <w:t xml:space="preserve"> </w:t>
      </w:r>
      <w:proofErr w:type="spellStart"/>
      <w:r w:rsidR="001E4609">
        <w:rPr>
          <w:rFonts w:ascii="Times New Roman" w:hAnsi="Times New Roman" w:cs="Times New Roman"/>
        </w:rPr>
        <w:t>Filtering</w:t>
      </w:r>
      <w:proofErr w:type="spellEnd"/>
      <w:r w:rsidR="001E4609">
        <w:rPr>
          <w:rFonts w:ascii="Times New Roman" w:hAnsi="Times New Roman" w:cs="Times New Roman"/>
        </w:rPr>
        <w:t xml:space="preserve"> atau Model </w:t>
      </w:r>
      <w:proofErr w:type="spellStart"/>
      <w:r w:rsidR="001E4609">
        <w:rPr>
          <w:rFonts w:ascii="Times New Roman" w:hAnsi="Times New Roman" w:cs="Times New Roman"/>
        </w:rPr>
        <w:t>Hybrida</w:t>
      </w:r>
      <w:proofErr w:type="spellEnd"/>
      <w:r w:rsidR="001E4609">
        <w:rPr>
          <w:rFonts w:ascii="Times New Roman" w:hAnsi="Times New Roman" w:cs="Times New Roman"/>
        </w:rPr>
        <w:t>.</w:t>
      </w:r>
    </w:p>
    <w:p w14:paraId="2F5F8A16" w14:textId="02A46180" w:rsidR="00AF3EC4" w:rsidRDefault="00144BC2" w:rsidP="00EE0541">
      <w:pPr>
        <w:ind w:left="567"/>
        <w:jc w:val="both"/>
        <w:rPr>
          <w:rFonts w:ascii="Times New Roman" w:hAnsi="Times New Roman" w:cs="Times New Roman"/>
        </w:rPr>
      </w:pPr>
      <w:r>
        <w:rPr>
          <w:rFonts w:ascii="Times New Roman" w:hAnsi="Times New Roman" w:cs="Times New Roman"/>
        </w:rPr>
        <w:t xml:space="preserve">Dari gambar </w:t>
      </w:r>
      <w:proofErr w:type="spellStart"/>
      <w:r>
        <w:rPr>
          <w:rFonts w:ascii="Times New Roman" w:hAnsi="Times New Roman" w:cs="Times New Roman"/>
        </w:rPr>
        <w:t>diatas</w:t>
      </w:r>
      <w:proofErr w:type="spellEnd"/>
      <w:r>
        <w:rPr>
          <w:rFonts w:ascii="Times New Roman" w:hAnsi="Times New Roman" w:cs="Times New Roman"/>
        </w:rPr>
        <w:t xml:space="preserve"> dapat dilihat hasil dari sistem rekomendasi </w:t>
      </w:r>
      <w:r w:rsidR="003A7EEE">
        <w:rPr>
          <w:rFonts w:ascii="Times New Roman" w:hAnsi="Times New Roman" w:cs="Times New Roman"/>
        </w:rPr>
        <w:t xml:space="preserve">dapat diaplikasikan melalui </w:t>
      </w:r>
      <w:proofErr w:type="spellStart"/>
      <w:r w:rsidR="003A7EEE">
        <w:rPr>
          <w:rFonts w:ascii="Times New Roman" w:hAnsi="Times New Roman" w:cs="Times New Roman"/>
          <w:i/>
          <w:iCs/>
        </w:rPr>
        <w:t>backend</w:t>
      </w:r>
      <w:proofErr w:type="spellEnd"/>
      <w:r w:rsidR="003A7EEE">
        <w:rPr>
          <w:rFonts w:ascii="Times New Roman" w:hAnsi="Times New Roman" w:cs="Times New Roman"/>
        </w:rPr>
        <w:t xml:space="preserve"> server lalu </w:t>
      </w:r>
      <w:r w:rsidR="006836D3">
        <w:rPr>
          <w:rFonts w:ascii="Times New Roman" w:hAnsi="Times New Roman" w:cs="Times New Roman"/>
        </w:rPr>
        <w:t>memproses data yang didapat agar dapat ditampilkan dan dibaca dengan mudah</w:t>
      </w:r>
      <w:r w:rsidR="00B7656E">
        <w:rPr>
          <w:rFonts w:ascii="Times New Roman" w:hAnsi="Times New Roman" w:cs="Times New Roman"/>
        </w:rPr>
        <w:t>.</w:t>
      </w:r>
    </w:p>
    <w:p w14:paraId="266222BB" w14:textId="02572838" w:rsidR="1EE7A65A" w:rsidRDefault="1EE7A65A" w:rsidP="00EE0541">
      <w:pPr>
        <w:ind w:left="567"/>
        <w:jc w:val="both"/>
        <w:rPr>
          <w:rFonts w:ascii="Times New Roman" w:hAnsi="Times New Roman" w:cs="Times New Roman"/>
        </w:rPr>
      </w:pPr>
      <w:r w:rsidRPr="1EE7A65A">
        <w:rPr>
          <w:rFonts w:ascii="Times New Roman" w:hAnsi="Times New Roman" w:cs="Times New Roman"/>
        </w:rPr>
        <w:t xml:space="preserve">Sistem rekomendasi diimplementasikan sebagai REST API menggunakan kerangka kerja </w:t>
      </w:r>
      <w:proofErr w:type="spellStart"/>
      <w:r w:rsidRPr="1EE7A65A">
        <w:rPr>
          <w:rFonts w:ascii="Times New Roman" w:hAnsi="Times New Roman" w:cs="Times New Roman"/>
        </w:rPr>
        <w:t>Flask</w:t>
      </w:r>
      <w:proofErr w:type="spellEnd"/>
      <w:r w:rsidRPr="1EE7A65A">
        <w:rPr>
          <w:rFonts w:ascii="Times New Roman" w:hAnsi="Times New Roman" w:cs="Times New Roman"/>
        </w:rPr>
        <w:t>.</w:t>
      </w:r>
    </w:p>
    <w:p w14:paraId="39B86A75" w14:textId="404A7996" w:rsidR="1EE7A65A" w:rsidRDefault="1EE7A65A" w:rsidP="007F52C3">
      <w:pPr>
        <w:pStyle w:val="ListParagraph"/>
        <w:numPr>
          <w:ilvl w:val="0"/>
          <w:numId w:val="5"/>
        </w:numPr>
        <w:ind w:left="993"/>
        <w:jc w:val="both"/>
      </w:pPr>
      <w:r w:rsidRPr="00783B02">
        <w:rPr>
          <w:rFonts w:ascii="Times New Roman" w:hAnsi="Times New Roman" w:cs="Times New Roman"/>
        </w:rPr>
        <w:t xml:space="preserve">Integrasi </w:t>
      </w:r>
      <w:proofErr w:type="spellStart"/>
      <w:r w:rsidRPr="00783B02">
        <w:rPr>
          <w:rFonts w:ascii="Times New Roman" w:hAnsi="Times New Roman" w:cs="Times New Roman"/>
        </w:rPr>
        <w:t>Database</w:t>
      </w:r>
      <w:proofErr w:type="spellEnd"/>
      <w:r w:rsidRPr="00783B02">
        <w:rPr>
          <w:rFonts w:ascii="Times New Roman" w:hAnsi="Times New Roman" w:cs="Times New Roman"/>
        </w:rPr>
        <w:t xml:space="preserve">: Menggunakan Google </w:t>
      </w:r>
      <w:proofErr w:type="spellStart"/>
      <w:r w:rsidRPr="00783B02">
        <w:rPr>
          <w:rFonts w:ascii="Times New Roman" w:hAnsi="Times New Roman" w:cs="Times New Roman"/>
        </w:rPr>
        <w:t>BigQuery</w:t>
      </w:r>
      <w:proofErr w:type="spellEnd"/>
      <w:r w:rsidRPr="00783B02">
        <w:rPr>
          <w:rFonts w:ascii="Times New Roman" w:hAnsi="Times New Roman" w:cs="Times New Roman"/>
        </w:rPr>
        <w:t xml:space="preserve"> untuk penyimpanan dan pengambilan data </w:t>
      </w:r>
      <w:proofErr w:type="spellStart"/>
      <w:r w:rsidRPr="00783B02">
        <w:rPr>
          <w:rFonts w:ascii="Times New Roman" w:hAnsi="Times New Roman" w:cs="Times New Roman"/>
        </w:rPr>
        <w:t>metadata</w:t>
      </w:r>
      <w:proofErr w:type="spellEnd"/>
      <w:r w:rsidRPr="00783B02">
        <w:rPr>
          <w:rFonts w:ascii="Times New Roman" w:hAnsi="Times New Roman" w:cs="Times New Roman"/>
        </w:rPr>
        <w:t xml:space="preserve"> buku serta interaksi pengguna secara </w:t>
      </w:r>
      <w:proofErr w:type="spellStart"/>
      <w:r w:rsidRPr="00783B02">
        <w:rPr>
          <w:rFonts w:ascii="Times New Roman" w:hAnsi="Times New Roman" w:cs="Times New Roman"/>
        </w:rPr>
        <w:t>skalabel</w:t>
      </w:r>
      <w:proofErr w:type="spellEnd"/>
      <w:r w:rsidRPr="00783B02">
        <w:rPr>
          <w:rFonts w:ascii="Times New Roman" w:hAnsi="Times New Roman" w:cs="Times New Roman"/>
        </w:rPr>
        <w:t>.</w:t>
      </w:r>
    </w:p>
    <w:p w14:paraId="2D88D971" w14:textId="1455F2A6" w:rsidR="1EE7A65A" w:rsidRDefault="1EE7A65A" w:rsidP="007F52C3">
      <w:pPr>
        <w:pStyle w:val="ListParagraph"/>
        <w:numPr>
          <w:ilvl w:val="0"/>
          <w:numId w:val="5"/>
        </w:numPr>
        <w:ind w:left="993"/>
        <w:jc w:val="both"/>
      </w:pPr>
      <w:r w:rsidRPr="00783B02">
        <w:rPr>
          <w:rFonts w:ascii="Times New Roman" w:hAnsi="Times New Roman" w:cs="Times New Roman"/>
        </w:rPr>
        <w:t xml:space="preserve">Model </w:t>
      </w:r>
      <w:proofErr w:type="spellStart"/>
      <w:r w:rsidRPr="00783B02">
        <w:rPr>
          <w:rFonts w:ascii="Times New Roman" w:hAnsi="Times New Roman" w:cs="Times New Roman"/>
        </w:rPr>
        <w:t>Serving</w:t>
      </w:r>
      <w:proofErr w:type="spellEnd"/>
      <w:r w:rsidRPr="00783B02">
        <w:rPr>
          <w:rFonts w:ascii="Times New Roman" w:hAnsi="Times New Roman" w:cs="Times New Roman"/>
        </w:rPr>
        <w:t>: Artefak model (</w:t>
      </w:r>
      <w:proofErr w:type="spellStart"/>
      <w:r w:rsidRPr="00783B02">
        <w:rPr>
          <w:rFonts w:ascii="Times New Roman" w:hAnsi="Times New Roman" w:cs="Times New Roman"/>
        </w:rPr>
        <w:t>LightGBM</w:t>
      </w:r>
      <w:proofErr w:type="spellEnd"/>
      <w:r w:rsidRPr="00783B02">
        <w:rPr>
          <w:rFonts w:ascii="Times New Roman" w:hAnsi="Times New Roman" w:cs="Times New Roman"/>
        </w:rPr>
        <w:t xml:space="preserve">, SVD, TF-IDF) dimuat menggunakan </w:t>
      </w:r>
      <w:proofErr w:type="spellStart"/>
      <w:r w:rsidRPr="00783B02">
        <w:rPr>
          <w:rFonts w:ascii="Times New Roman" w:hAnsi="Times New Roman" w:cs="Times New Roman"/>
        </w:rPr>
        <w:t>joblib</w:t>
      </w:r>
      <w:proofErr w:type="spellEnd"/>
      <w:r w:rsidRPr="00783B02">
        <w:rPr>
          <w:rFonts w:ascii="Times New Roman" w:hAnsi="Times New Roman" w:cs="Times New Roman"/>
        </w:rPr>
        <w:t xml:space="preserve"> untuk melakukan inferensi real-</w:t>
      </w:r>
      <w:proofErr w:type="spellStart"/>
      <w:r w:rsidRPr="00783B02">
        <w:rPr>
          <w:rFonts w:ascii="Times New Roman" w:hAnsi="Times New Roman" w:cs="Times New Roman"/>
        </w:rPr>
        <w:t>time</w:t>
      </w:r>
      <w:proofErr w:type="spellEnd"/>
      <w:r w:rsidRPr="00783B02">
        <w:rPr>
          <w:rFonts w:ascii="Times New Roman" w:hAnsi="Times New Roman" w:cs="Times New Roman"/>
        </w:rPr>
        <w:t>.</w:t>
      </w:r>
    </w:p>
    <w:p w14:paraId="5BF89752" w14:textId="37BBD289" w:rsidR="1EE7A65A" w:rsidRDefault="1EE7A65A" w:rsidP="007F52C3">
      <w:pPr>
        <w:pStyle w:val="ListParagraph"/>
        <w:numPr>
          <w:ilvl w:val="0"/>
          <w:numId w:val="5"/>
        </w:numPr>
        <w:ind w:left="993"/>
        <w:jc w:val="both"/>
        <w:rPr>
          <w:rFonts w:ascii="Times New Roman" w:hAnsi="Times New Roman" w:cs="Times New Roman"/>
        </w:rPr>
      </w:pPr>
      <w:proofErr w:type="spellStart"/>
      <w:r w:rsidRPr="00783B02">
        <w:rPr>
          <w:rFonts w:ascii="Times New Roman" w:hAnsi="Times New Roman" w:cs="Times New Roman"/>
        </w:rPr>
        <w:t>Tunneling</w:t>
      </w:r>
      <w:proofErr w:type="spellEnd"/>
      <w:r w:rsidRPr="00783B02">
        <w:rPr>
          <w:rFonts w:ascii="Times New Roman" w:hAnsi="Times New Roman" w:cs="Times New Roman"/>
        </w:rPr>
        <w:t xml:space="preserve">: Menggunakan </w:t>
      </w:r>
      <w:proofErr w:type="spellStart"/>
      <w:r w:rsidRPr="00783B02">
        <w:rPr>
          <w:rFonts w:ascii="Times New Roman" w:hAnsi="Times New Roman" w:cs="Times New Roman"/>
        </w:rPr>
        <w:t>Ngrok</w:t>
      </w:r>
      <w:proofErr w:type="spellEnd"/>
      <w:r w:rsidRPr="00783B02">
        <w:rPr>
          <w:rFonts w:ascii="Times New Roman" w:hAnsi="Times New Roman" w:cs="Times New Roman"/>
        </w:rPr>
        <w:t xml:space="preserve"> untuk mengekspos server lokal ke publik agar dapat diakses oleh </w:t>
      </w:r>
      <w:proofErr w:type="spellStart"/>
      <w:r w:rsidRPr="00783B02">
        <w:rPr>
          <w:rFonts w:ascii="Times New Roman" w:hAnsi="Times New Roman" w:cs="Times New Roman"/>
        </w:rPr>
        <w:t>frontend</w:t>
      </w:r>
      <w:proofErr w:type="spellEnd"/>
      <w:r w:rsidRPr="00783B02">
        <w:rPr>
          <w:rFonts w:ascii="Times New Roman" w:hAnsi="Times New Roman" w:cs="Times New Roman"/>
        </w:rPr>
        <w:t>.</w:t>
      </w:r>
    </w:p>
    <w:p w14:paraId="16A9BFB4" w14:textId="62F88730" w:rsidR="28153CC7" w:rsidRDefault="28643275" w:rsidP="28643275">
      <w:pPr>
        <w:pStyle w:val="ListParagraph"/>
        <w:numPr>
          <w:ilvl w:val="0"/>
          <w:numId w:val="5"/>
        </w:numPr>
        <w:ind w:left="993"/>
        <w:jc w:val="both"/>
        <w:rPr>
          <w:rFonts w:ascii="Times New Roman" w:hAnsi="Times New Roman" w:cs="Times New Roman"/>
        </w:rPr>
      </w:pPr>
      <w:proofErr w:type="spellStart"/>
      <w:r w:rsidRPr="28643275">
        <w:rPr>
          <w:rFonts w:ascii="Times New Roman" w:hAnsi="Times New Roman" w:cs="Times New Roman"/>
        </w:rPr>
        <w:t>Deployed</w:t>
      </w:r>
      <w:proofErr w:type="spellEnd"/>
      <w:r w:rsidRPr="28643275">
        <w:rPr>
          <w:rFonts w:ascii="Times New Roman" w:hAnsi="Times New Roman" w:cs="Times New Roman"/>
        </w:rPr>
        <w:t xml:space="preserve"> Server: Kami berhasil </w:t>
      </w:r>
      <w:proofErr w:type="spellStart"/>
      <w:r w:rsidRPr="28643275">
        <w:rPr>
          <w:rFonts w:ascii="Times New Roman" w:hAnsi="Times New Roman" w:cs="Times New Roman"/>
        </w:rPr>
        <w:t>mendeployed</w:t>
      </w:r>
      <w:proofErr w:type="spellEnd"/>
      <w:r w:rsidRPr="28643275">
        <w:rPr>
          <w:rFonts w:ascii="Times New Roman" w:hAnsi="Times New Roman" w:cs="Times New Roman"/>
        </w:rPr>
        <w:t xml:space="preserve"> </w:t>
      </w:r>
      <w:proofErr w:type="spellStart"/>
      <w:r w:rsidRPr="28643275">
        <w:rPr>
          <w:rFonts w:ascii="Times New Roman" w:hAnsi="Times New Roman" w:cs="Times New Roman"/>
          <w:i/>
          <w:iCs/>
        </w:rPr>
        <w:t>dedicated</w:t>
      </w:r>
      <w:proofErr w:type="spellEnd"/>
      <w:r w:rsidRPr="28643275">
        <w:rPr>
          <w:rFonts w:ascii="Times New Roman" w:hAnsi="Times New Roman" w:cs="Times New Roman"/>
          <w:i/>
          <w:iCs/>
        </w:rPr>
        <w:t xml:space="preserve"> serve</w:t>
      </w:r>
      <w:r w:rsidRPr="28643275">
        <w:rPr>
          <w:rFonts w:ascii="Times New Roman" w:hAnsi="Times New Roman" w:cs="Times New Roman"/>
        </w:rPr>
        <w:t xml:space="preserve">r berbasis </w:t>
      </w:r>
      <w:proofErr w:type="spellStart"/>
      <w:r w:rsidRPr="28643275">
        <w:rPr>
          <w:rFonts w:ascii="Times New Roman" w:hAnsi="Times New Roman" w:cs="Times New Roman"/>
        </w:rPr>
        <w:t>google</w:t>
      </w:r>
      <w:proofErr w:type="spellEnd"/>
      <w:r w:rsidRPr="28643275">
        <w:rPr>
          <w:rFonts w:ascii="Times New Roman" w:hAnsi="Times New Roman" w:cs="Times New Roman"/>
        </w:rPr>
        <w:t xml:space="preserve"> </w:t>
      </w:r>
      <w:proofErr w:type="spellStart"/>
      <w:r w:rsidRPr="28643275">
        <w:rPr>
          <w:rFonts w:ascii="Times New Roman" w:hAnsi="Times New Roman" w:cs="Times New Roman"/>
        </w:rPr>
        <w:t>cloud</w:t>
      </w:r>
      <w:proofErr w:type="spellEnd"/>
      <w:r w:rsidRPr="28643275">
        <w:rPr>
          <w:rFonts w:ascii="Times New Roman" w:hAnsi="Times New Roman" w:cs="Times New Roman"/>
        </w:rPr>
        <w:t xml:space="preserve"> dalam hasil </w:t>
      </w:r>
      <w:proofErr w:type="spellStart"/>
      <w:r w:rsidRPr="28643275">
        <w:rPr>
          <w:rFonts w:ascii="Times New Roman" w:hAnsi="Times New Roman" w:cs="Times New Roman"/>
        </w:rPr>
        <w:t>Machine</w:t>
      </w:r>
      <w:proofErr w:type="spellEnd"/>
      <w:r w:rsidRPr="28643275">
        <w:rPr>
          <w:rFonts w:ascii="Times New Roman" w:hAnsi="Times New Roman" w:cs="Times New Roman"/>
        </w:rPr>
        <w:t xml:space="preserve"> </w:t>
      </w:r>
      <w:proofErr w:type="spellStart"/>
      <w:r w:rsidRPr="28643275">
        <w:rPr>
          <w:rFonts w:ascii="Times New Roman" w:hAnsi="Times New Roman" w:cs="Times New Roman"/>
        </w:rPr>
        <w:t>Learning</w:t>
      </w:r>
      <w:proofErr w:type="spellEnd"/>
      <w:r w:rsidRPr="28643275">
        <w:rPr>
          <w:rFonts w:ascii="Times New Roman" w:hAnsi="Times New Roman" w:cs="Times New Roman"/>
        </w:rPr>
        <w:t xml:space="preserve"> yang kami buat berikut adalah </w:t>
      </w:r>
      <w:proofErr w:type="spellStart"/>
      <w:r w:rsidRPr="28643275">
        <w:rPr>
          <w:rFonts w:ascii="Times New Roman" w:hAnsi="Times New Roman" w:cs="Times New Roman"/>
        </w:rPr>
        <w:t>link</w:t>
      </w:r>
      <w:proofErr w:type="spellEnd"/>
      <w:r w:rsidRPr="28643275">
        <w:rPr>
          <w:rFonts w:ascii="Times New Roman" w:hAnsi="Times New Roman" w:cs="Times New Roman"/>
        </w:rPr>
        <w:t xml:space="preserve"> </w:t>
      </w:r>
      <w:proofErr w:type="spellStart"/>
      <w:r w:rsidRPr="28643275">
        <w:rPr>
          <w:rFonts w:ascii="Times New Roman" w:hAnsi="Times New Roman" w:cs="Times New Roman"/>
        </w:rPr>
        <w:t>google</w:t>
      </w:r>
      <w:proofErr w:type="spellEnd"/>
      <w:r w:rsidRPr="28643275">
        <w:rPr>
          <w:rFonts w:ascii="Times New Roman" w:hAnsi="Times New Roman" w:cs="Times New Roman"/>
        </w:rPr>
        <w:t xml:space="preserve"> </w:t>
      </w:r>
      <w:proofErr w:type="spellStart"/>
      <w:r w:rsidRPr="28643275">
        <w:rPr>
          <w:rFonts w:ascii="Times New Roman" w:hAnsi="Times New Roman" w:cs="Times New Roman"/>
        </w:rPr>
        <w:t>cloud</w:t>
      </w:r>
      <w:proofErr w:type="spellEnd"/>
      <w:r w:rsidRPr="28643275">
        <w:rPr>
          <w:rFonts w:ascii="Times New Roman" w:hAnsi="Times New Roman" w:cs="Times New Roman"/>
        </w:rPr>
        <w:t xml:space="preserve"> yang bisa di akses </w:t>
      </w:r>
      <w:hyperlink r:id="rId26">
        <w:r w:rsidRPr="28643275">
          <w:rPr>
            <w:rStyle w:val="Hyperlink"/>
            <w:rFonts w:ascii="Times New Roman" w:hAnsi="Times New Roman" w:cs="Times New Roman"/>
          </w:rPr>
          <w:t>https://bookbloom-api-v2-12858011155.asia-southeast2.run.app/</w:t>
        </w:r>
      </w:hyperlink>
      <w:r w:rsidRPr="28643275">
        <w:rPr>
          <w:rFonts w:ascii="Times New Roman" w:hAnsi="Times New Roman" w:cs="Times New Roman"/>
        </w:rPr>
        <w:t>.</w:t>
      </w:r>
    </w:p>
    <w:p w14:paraId="1CA708F8" w14:textId="088549FC" w:rsidR="00A23A35" w:rsidRPr="00A42B2B" w:rsidRDefault="004D268E" w:rsidP="00A42B2B">
      <w:pPr>
        <w:pStyle w:val="Heading2"/>
        <w:ind w:left="0"/>
        <w:rPr>
          <w:rFonts w:ascii="Times New Roman" w:eastAsia="Times New Roman" w:hAnsi="Times New Roman" w:cs="Times New Roman"/>
          <w:b/>
          <w:color w:val="000000" w:themeColor="text1"/>
        </w:rPr>
      </w:pPr>
      <w:bookmarkStart w:id="33" w:name="_Toc579486912"/>
      <w:bookmarkStart w:id="34" w:name="_Toc762960651"/>
      <w:r>
        <w:rPr>
          <w:rFonts w:ascii="Times New Roman" w:eastAsia="Times New Roman" w:hAnsi="Times New Roman" w:cs="Times New Roman"/>
          <w:b/>
          <w:color w:val="000000" w:themeColor="text1"/>
        </w:rPr>
        <w:t xml:space="preserve"> </w:t>
      </w:r>
      <w:bookmarkStart w:id="35" w:name="_Toc217144297"/>
      <w:r w:rsidR="11AA0C22" w:rsidRPr="5CE1BB2F">
        <w:rPr>
          <w:rFonts w:ascii="Times New Roman" w:eastAsia="Times New Roman" w:hAnsi="Times New Roman" w:cs="Times New Roman"/>
          <w:b/>
          <w:color w:val="000000" w:themeColor="text1"/>
        </w:rPr>
        <w:t>Deklarasi Penggunaan AI dan Tinjauan Etis</w:t>
      </w:r>
      <w:bookmarkEnd w:id="33"/>
      <w:bookmarkEnd w:id="34"/>
      <w:bookmarkEnd w:id="35"/>
    </w:p>
    <w:p w14:paraId="4E083176" w14:textId="3103F2AB" w:rsidR="00A42B2B" w:rsidRPr="00A42B2B" w:rsidRDefault="00A42B2B" w:rsidP="00A42B2B">
      <w:pPr>
        <w:pStyle w:val="ListParagraph"/>
        <w:numPr>
          <w:ilvl w:val="0"/>
          <w:numId w:val="44"/>
        </w:numPr>
        <w:ind w:left="567"/>
        <w:rPr>
          <w:rFonts w:ascii="Times New Roman" w:eastAsia="Times New Roman" w:hAnsi="Times New Roman" w:cs="Times New Roman"/>
        </w:rPr>
      </w:pPr>
      <w:r w:rsidRPr="00A42B2B">
        <w:rPr>
          <w:rFonts w:ascii="Times New Roman" w:eastAsia="Times New Roman" w:hAnsi="Times New Roman" w:cs="Times New Roman"/>
        </w:rPr>
        <w:t>Deklarasi Pemanfaatan Perangkat AI</w:t>
      </w:r>
    </w:p>
    <w:p w14:paraId="171009E9" w14:textId="463DCFDE" w:rsidR="5F9EE470" w:rsidRDefault="5F9EE470" w:rsidP="00F04477">
      <w:pPr>
        <w:ind w:left="567"/>
        <w:jc w:val="both"/>
      </w:pPr>
      <w:r w:rsidRPr="5F9EE470">
        <w:rPr>
          <w:rFonts w:ascii="Times New Roman" w:eastAsia="Times New Roman" w:hAnsi="Times New Roman" w:cs="Times New Roman"/>
        </w:rPr>
        <w:t>Dalam konstruksi sistem "</w:t>
      </w:r>
      <w:proofErr w:type="spellStart"/>
      <w:r w:rsidRPr="5F9EE470">
        <w:rPr>
          <w:rFonts w:ascii="Times New Roman" w:eastAsia="Times New Roman" w:hAnsi="Times New Roman" w:cs="Times New Roman"/>
        </w:rPr>
        <w:t>BookBloom</w:t>
      </w:r>
      <w:proofErr w:type="spellEnd"/>
      <w:r w:rsidRPr="5F9EE470">
        <w:rPr>
          <w:rFonts w:ascii="Times New Roman" w:eastAsia="Times New Roman" w:hAnsi="Times New Roman" w:cs="Times New Roman"/>
        </w:rPr>
        <w:t xml:space="preserve">", </w:t>
      </w:r>
      <w:proofErr w:type="spellStart"/>
      <w:r w:rsidRPr="5F9EE470">
        <w:rPr>
          <w:rFonts w:ascii="Times New Roman" w:eastAsia="Times New Roman" w:hAnsi="Times New Roman" w:cs="Times New Roman"/>
        </w:rPr>
        <w:t>Large</w:t>
      </w:r>
      <w:proofErr w:type="spellEnd"/>
      <w:r w:rsidRPr="5F9EE470">
        <w:rPr>
          <w:rFonts w:ascii="Times New Roman" w:eastAsia="Times New Roman" w:hAnsi="Times New Roman" w:cs="Times New Roman"/>
        </w:rPr>
        <w:t xml:space="preserve"> </w:t>
      </w:r>
      <w:proofErr w:type="spellStart"/>
      <w:r w:rsidRPr="5F9EE470">
        <w:rPr>
          <w:rFonts w:ascii="Times New Roman" w:eastAsia="Times New Roman" w:hAnsi="Times New Roman" w:cs="Times New Roman"/>
        </w:rPr>
        <w:t>Language</w:t>
      </w:r>
      <w:proofErr w:type="spellEnd"/>
      <w:r w:rsidRPr="5F9EE470">
        <w:rPr>
          <w:rFonts w:ascii="Times New Roman" w:eastAsia="Times New Roman" w:hAnsi="Times New Roman" w:cs="Times New Roman"/>
        </w:rPr>
        <w:t xml:space="preserve"> Model (LLM) seperti Google Gemini </w:t>
      </w:r>
      <w:r w:rsidR="4CCFDDB3" w:rsidRPr="4CCFDDB3">
        <w:rPr>
          <w:rFonts w:ascii="Times New Roman" w:eastAsia="Times New Roman" w:hAnsi="Times New Roman" w:cs="Times New Roman"/>
        </w:rPr>
        <w:t>digunakan</w:t>
      </w:r>
      <w:r w:rsidRPr="5F9EE470">
        <w:rPr>
          <w:rFonts w:ascii="Times New Roman" w:eastAsia="Times New Roman" w:hAnsi="Times New Roman" w:cs="Times New Roman"/>
        </w:rPr>
        <w:t xml:space="preserve">  sebagai </w:t>
      </w:r>
      <w:r w:rsidRPr="1C857FED">
        <w:rPr>
          <w:rFonts w:ascii="Times New Roman" w:eastAsia="Times New Roman" w:hAnsi="Times New Roman" w:cs="Times New Roman"/>
        </w:rPr>
        <w:t xml:space="preserve">instrumen validasi </w:t>
      </w:r>
      <w:r w:rsidRPr="57CCA42C">
        <w:rPr>
          <w:rFonts w:ascii="Times New Roman" w:eastAsia="Times New Roman" w:hAnsi="Times New Roman" w:cs="Times New Roman"/>
        </w:rPr>
        <w:t>konseptual</w:t>
      </w:r>
      <w:r w:rsidRPr="5F9EE470">
        <w:rPr>
          <w:rFonts w:ascii="Times New Roman" w:eastAsia="Times New Roman" w:hAnsi="Times New Roman" w:cs="Times New Roman"/>
        </w:rPr>
        <w:t xml:space="preserve"> dan </w:t>
      </w:r>
      <w:r w:rsidRPr="52B15A5E">
        <w:rPr>
          <w:rFonts w:ascii="Times New Roman" w:eastAsia="Times New Roman" w:hAnsi="Times New Roman" w:cs="Times New Roman"/>
        </w:rPr>
        <w:t>komparator teoritis</w:t>
      </w:r>
      <w:r w:rsidRPr="5F9EE470">
        <w:rPr>
          <w:rFonts w:ascii="Times New Roman" w:eastAsia="Times New Roman" w:hAnsi="Times New Roman" w:cs="Times New Roman"/>
        </w:rPr>
        <w:t xml:space="preserve">. Perangkat ini tidak difungsikan sebagai entitas kreatif atau eksekutor teknis, melainkan diposisikan sebagai </w:t>
      </w:r>
      <w:r w:rsidR="4D94CBCD" w:rsidRPr="4D94CBCD">
        <w:rPr>
          <w:rFonts w:ascii="Times New Roman" w:eastAsia="Times New Roman" w:hAnsi="Times New Roman" w:cs="Times New Roman"/>
        </w:rPr>
        <w:t>penguji</w:t>
      </w:r>
      <w:r w:rsidRPr="5F9EE470">
        <w:rPr>
          <w:rFonts w:ascii="Times New Roman" w:eastAsia="Times New Roman" w:hAnsi="Times New Roman" w:cs="Times New Roman"/>
        </w:rPr>
        <w:t xml:space="preserve"> ketahanan asumsi yang dibangun oleh tim pengembang. Pemanfaatan teknologi ini terbatas pada fungsi </w:t>
      </w:r>
      <w:proofErr w:type="spellStart"/>
      <w:r w:rsidRPr="5F9EE470">
        <w:rPr>
          <w:rFonts w:ascii="Times New Roman" w:eastAsia="Times New Roman" w:hAnsi="Times New Roman" w:cs="Times New Roman"/>
        </w:rPr>
        <w:t>konsultatif</w:t>
      </w:r>
      <w:proofErr w:type="spellEnd"/>
      <w:r w:rsidRPr="5F9EE470">
        <w:rPr>
          <w:rFonts w:ascii="Times New Roman" w:eastAsia="Times New Roman" w:hAnsi="Times New Roman" w:cs="Times New Roman"/>
        </w:rPr>
        <w:t xml:space="preserve"> untuk memverifikasi keselarasan antara desain arsitektur hibrida yang dirancang manusia dengan standar literatur ilmiah yang berlaku, memastikan bahwa penggabungan metode </w:t>
      </w:r>
      <w:proofErr w:type="spellStart"/>
      <w:r w:rsidRPr="5F9EE470">
        <w:rPr>
          <w:rFonts w:ascii="Times New Roman" w:eastAsia="Times New Roman" w:hAnsi="Times New Roman" w:cs="Times New Roman"/>
          <w:i/>
          <w:iCs/>
        </w:rPr>
        <w:t>Content-Based</w:t>
      </w:r>
      <w:proofErr w:type="spellEnd"/>
      <w:r w:rsidRPr="5F9EE470">
        <w:rPr>
          <w:rFonts w:ascii="Times New Roman" w:eastAsia="Times New Roman" w:hAnsi="Times New Roman" w:cs="Times New Roman"/>
        </w:rPr>
        <w:t xml:space="preserve"> dan </w:t>
      </w:r>
      <w:proofErr w:type="spellStart"/>
      <w:r w:rsidRPr="5F9EE470">
        <w:rPr>
          <w:rFonts w:ascii="Times New Roman" w:eastAsia="Times New Roman" w:hAnsi="Times New Roman" w:cs="Times New Roman"/>
          <w:i/>
          <w:iCs/>
        </w:rPr>
        <w:t>Collaborative</w:t>
      </w:r>
      <w:proofErr w:type="spellEnd"/>
      <w:r w:rsidRPr="5F9EE470">
        <w:rPr>
          <w:rFonts w:ascii="Times New Roman" w:eastAsia="Times New Roman" w:hAnsi="Times New Roman" w:cs="Times New Roman"/>
          <w:i/>
          <w:iCs/>
        </w:rPr>
        <w:t xml:space="preserve"> </w:t>
      </w:r>
      <w:proofErr w:type="spellStart"/>
      <w:r w:rsidRPr="5F9EE470">
        <w:rPr>
          <w:rFonts w:ascii="Times New Roman" w:eastAsia="Times New Roman" w:hAnsi="Times New Roman" w:cs="Times New Roman"/>
          <w:i/>
          <w:iCs/>
        </w:rPr>
        <w:t>Filtering</w:t>
      </w:r>
      <w:proofErr w:type="spellEnd"/>
      <w:r w:rsidRPr="5F9EE470">
        <w:rPr>
          <w:rFonts w:ascii="Times New Roman" w:eastAsia="Times New Roman" w:hAnsi="Times New Roman" w:cs="Times New Roman"/>
        </w:rPr>
        <w:t xml:space="preserve"> memiliki landasan </w:t>
      </w:r>
      <w:proofErr w:type="spellStart"/>
      <w:r w:rsidRPr="5F9EE470">
        <w:rPr>
          <w:rFonts w:ascii="Times New Roman" w:eastAsia="Times New Roman" w:hAnsi="Times New Roman" w:cs="Times New Roman"/>
        </w:rPr>
        <w:t>epistemologis</w:t>
      </w:r>
      <w:proofErr w:type="spellEnd"/>
      <w:r w:rsidRPr="5F9EE470">
        <w:rPr>
          <w:rFonts w:ascii="Times New Roman" w:eastAsia="Times New Roman" w:hAnsi="Times New Roman" w:cs="Times New Roman"/>
        </w:rPr>
        <w:t xml:space="preserve"> yang kuat</w:t>
      </w:r>
    </w:p>
    <w:p w14:paraId="3340A2B0" w14:textId="6F52E1EE" w:rsidR="5B8E8775" w:rsidRDefault="5B8E8775" w:rsidP="00A42B2B">
      <w:pPr>
        <w:pStyle w:val="ListParagraph"/>
        <w:numPr>
          <w:ilvl w:val="0"/>
          <w:numId w:val="44"/>
        </w:numPr>
        <w:ind w:left="567"/>
        <w:rPr>
          <w:rFonts w:ascii="Times New Roman" w:eastAsia="Times New Roman" w:hAnsi="Times New Roman" w:cs="Times New Roman"/>
        </w:rPr>
      </w:pPr>
      <w:r w:rsidRPr="1749434B">
        <w:rPr>
          <w:rFonts w:ascii="Times New Roman" w:eastAsia="Times New Roman" w:hAnsi="Times New Roman" w:cs="Times New Roman"/>
        </w:rPr>
        <w:t>Anotasi Kontribusi (Manusia vs AI)</w:t>
      </w:r>
    </w:p>
    <w:p w14:paraId="3554DC7C" w14:textId="0987E34E" w:rsidR="1119E4DD" w:rsidRDefault="369DB883" w:rsidP="00A42B2B">
      <w:pPr>
        <w:ind w:left="567"/>
        <w:jc w:val="both"/>
        <w:rPr>
          <w:ins w:id="36" w:author="TEGUH ILHAM SAPUTRA" w:date="2025-12-20T07:24:00Z" w16du:dateUtc="2025-12-20T07:24:30Z"/>
          <w:rFonts w:ascii="Times New Roman" w:eastAsia="Times New Roman" w:hAnsi="Times New Roman" w:cs="Times New Roman"/>
        </w:rPr>
      </w:pPr>
      <w:r w:rsidRPr="369DB883">
        <w:rPr>
          <w:rFonts w:ascii="Times New Roman" w:eastAsia="Times New Roman" w:hAnsi="Times New Roman" w:cs="Times New Roman"/>
        </w:rPr>
        <w:t>K</w:t>
      </w:r>
      <w:r w:rsidRPr="651E6D4D">
        <w:rPr>
          <w:rFonts w:ascii="Times New Roman" w:eastAsia="Times New Roman" w:hAnsi="Times New Roman" w:cs="Times New Roman"/>
        </w:rPr>
        <w:t xml:space="preserve">edaulatan </w:t>
      </w:r>
      <w:r w:rsidR="651E6D4D" w:rsidRPr="651E6D4D">
        <w:rPr>
          <w:rFonts w:ascii="Times New Roman" w:eastAsia="Times New Roman" w:hAnsi="Times New Roman" w:cs="Times New Roman"/>
        </w:rPr>
        <w:t>pemikiran</w:t>
      </w:r>
      <w:r w:rsidRPr="651E6D4D">
        <w:rPr>
          <w:rFonts w:ascii="Times New Roman" w:eastAsia="Times New Roman" w:hAnsi="Times New Roman" w:cs="Times New Roman"/>
        </w:rPr>
        <w:t xml:space="preserve"> proyek ini sepenuhnya berada di tangan tim pengembang. Struktur tim yang terdiri dari Teguh Ilham Saputra (Arsitektur AI), Early Achiril Putra (</w:t>
      </w:r>
      <w:proofErr w:type="spellStart"/>
      <w:r w:rsidRPr="651E6D4D">
        <w:rPr>
          <w:rFonts w:ascii="Times New Roman" w:eastAsia="Times New Roman" w:hAnsi="Times New Roman" w:cs="Times New Roman"/>
        </w:rPr>
        <w:t>Backend</w:t>
      </w:r>
      <w:proofErr w:type="spellEnd"/>
      <w:r w:rsidRPr="651E6D4D">
        <w:rPr>
          <w:rFonts w:ascii="Times New Roman" w:eastAsia="Times New Roman" w:hAnsi="Times New Roman" w:cs="Times New Roman"/>
        </w:rPr>
        <w:t xml:space="preserve">), serta Jeremy </w:t>
      </w:r>
      <w:proofErr w:type="spellStart"/>
      <w:r w:rsidRPr="651E6D4D">
        <w:rPr>
          <w:rFonts w:ascii="Times New Roman" w:eastAsia="Times New Roman" w:hAnsi="Times New Roman" w:cs="Times New Roman"/>
        </w:rPr>
        <w:t>Arden</w:t>
      </w:r>
      <w:proofErr w:type="spellEnd"/>
      <w:r w:rsidRPr="651E6D4D">
        <w:rPr>
          <w:rFonts w:ascii="Times New Roman" w:eastAsia="Times New Roman" w:hAnsi="Times New Roman" w:cs="Times New Roman"/>
        </w:rPr>
        <w:t xml:space="preserve"> dan Jeremy Nicholas (</w:t>
      </w:r>
      <w:proofErr w:type="spellStart"/>
      <w:r w:rsidRPr="651E6D4D">
        <w:rPr>
          <w:rFonts w:ascii="Times New Roman" w:eastAsia="Times New Roman" w:hAnsi="Times New Roman" w:cs="Times New Roman"/>
        </w:rPr>
        <w:t>Frontend</w:t>
      </w:r>
      <w:proofErr w:type="spellEnd"/>
      <w:r w:rsidRPr="651E6D4D">
        <w:rPr>
          <w:rFonts w:ascii="Times New Roman" w:eastAsia="Times New Roman" w:hAnsi="Times New Roman" w:cs="Times New Roman"/>
        </w:rPr>
        <w:t xml:space="preserve"> &amp; Dokumentasi) memegang kendali penuh atas seluruh keputusan strategis dan penulisan kode fungsional. Peran AI bersifat pasif dan terbatas pada penyediaan </w:t>
      </w:r>
      <w:r w:rsidR="29212C7E" w:rsidRPr="15093963">
        <w:rPr>
          <w:rPrChange w:id="37" w:author="TEGUH ILHAM SAPUTRA" w:date="2025-12-20T07:22:00Z">
            <w:rPr>
              <w:rFonts w:ascii="Times New Roman" w:eastAsia="Times New Roman" w:hAnsi="Times New Roman" w:cs="Times New Roman"/>
              <w:b/>
              <w:bCs/>
            </w:rPr>
          </w:rPrChange>
        </w:rPr>
        <w:t>saran</w:t>
      </w:r>
      <w:r w:rsidRPr="651E6D4D">
        <w:rPr>
          <w:rFonts w:ascii="Times New Roman" w:eastAsia="Times New Roman" w:hAnsi="Times New Roman" w:cs="Times New Roman"/>
        </w:rPr>
        <w:t xml:space="preserve"> misalnya, memberikan konfirmasi bahwa penggunaan </w:t>
      </w:r>
      <w:proofErr w:type="spellStart"/>
      <w:r w:rsidRPr="651E6D4D">
        <w:rPr>
          <w:rFonts w:ascii="Times New Roman" w:eastAsia="Times New Roman" w:hAnsi="Times New Roman" w:cs="Times New Roman"/>
          <w:i/>
        </w:rPr>
        <w:t>TruncatedSVD</w:t>
      </w:r>
      <w:proofErr w:type="spellEnd"/>
      <w:r w:rsidRPr="651E6D4D">
        <w:rPr>
          <w:rFonts w:ascii="Times New Roman" w:eastAsia="Times New Roman" w:hAnsi="Times New Roman" w:cs="Times New Roman"/>
        </w:rPr>
        <w:t xml:space="preserve"> adalah pendekatan yang valid secara matematis untuk mereduksi dimensi pada matriks data yang jarang (</w:t>
      </w:r>
      <w:proofErr w:type="spellStart"/>
      <w:r w:rsidRPr="651E6D4D">
        <w:rPr>
          <w:rFonts w:ascii="Times New Roman" w:eastAsia="Times New Roman" w:hAnsi="Times New Roman" w:cs="Times New Roman"/>
          <w:i/>
        </w:rPr>
        <w:t>sparse</w:t>
      </w:r>
      <w:proofErr w:type="spellEnd"/>
      <w:r w:rsidRPr="651E6D4D">
        <w:rPr>
          <w:rFonts w:ascii="Times New Roman" w:eastAsia="Times New Roman" w:hAnsi="Times New Roman" w:cs="Times New Roman"/>
          <w:i/>
        </w:rPr>
        <w:t xml:space="preserve"> </w:t>
      </w:r>
      <w:proofErr w:type="spellStart"/>
      <w:r w:rsidRPr="651E6D4D">
        <w:rPr>
          <w:rFonts w:ascii="Times New Roman" w:eastAsia="Times New Roman" w:hAnsi="Times New Roman" w:cs="Times New Roman"/>
          <w:i/>
        </w:rPr>
        <w:t>matrix</w:t>
      </w:r>
      <w:proofErr w:type="spellEnd"/>
      <w:r w:rsidRPr="651E6D4D">
        <w:rPr>
          <w:rFonts w:ascii="Times New Roman" w:eastAsia="Times New Roman" w:hAnsi="Times New Roman" w:cs="Times New Roman"/>
        </w:rPr>
        <w:t xml:space="preserve">). AI tidak terlibat dalam penentuan logika bisnis krusial maupun konfigurasi parameter sensitif pada model </w:t>
      </w:r>
      <w:r w:rsidRPr="651E6D4D">
        <w:rPr>
          <w:rFonts w:ascii="Times New Roman" w:eastAsia="Times New Roman" w:hAnsi="Times New Roman" w:cs="Times New Roman"/>
          <w:i/>
        </w:rPr>
        <w:t xml:space="preserve">Light </w:t>
      </w:r>
      <w:proofErr w:type="spellStart"/>
      <w:r w:rsidRPr="651E6D4D">
        <w:rPr>
          <w:rFonts w:ascii="Times New Roman" w:eastAsia="Times New Roman" w:hAnsi="Times New Roman" w:cs="Times New Roman"/>
          <w:i/>
        </w:rPr>
        <w:t>Gradient</w:t>
      </w:r>
      <w:proofErr w:type="spellEnd"/>
      <w:r w:rsidRPr="651E6D4D">
        <w:rPr>
          <w:rFonts w:ascii="Times New Roman" w:eastAsia="Times New Roman" w:hAnsi="Times New Roman" w:cs="Times New Roman"/>
          <w:i/>
        </w:rPr>
        <w:t xml:space="preserve"> </w:t>
      </w:r>
      <w:proofErr w:type="spellStart"/>
      <w:r w:rsidRPr="651E6D4D">
        <w:rPr>
          <w:rFonts w:ascii="Times New Roman" w:eastAsia="Times New Roman" w:hAnsi="Times New Roman" w:cs="Times New Roman"/>
          <w:i/>
        </w:rPr>
        <w:t>Boosting</w:t>
      </w:r>
      <w:proofErr w:type="spellEnd"/>
      <w:r w:rsidRPr="651E6D4D">
        <w:rPr>
          <w:rFonts w:ascii="Times New Roman" w:eastAsia="Times New Roman" w:hAnsi="Times New Roman" w:cs="Times New Roman"/>
          <w:i/>
        </w:rPr>
        <w:t xml:space="preserve"> </w:t>
      </w:r>
      <w:proofErr w:type="spellStart"/>
      <w:r w:rsidRPr="651E6D4D">
        <w:rPr>
          <w:rFonts w:ascii="Times New Roman" w:eastAsia="Times New Roman" w:hAnsi="Times New Roman" w:cs="Times New Roman"/>
          <w:i/>
        </w:rPr>
        <w:t>Machine</w:t>
      </w:r>
      <w:proofErr w:type="spellEnd"/>
      <w:r w:rsidRPr="651E6D4D">
        <w:rPr>
          <w:rFonts w:ascii="Times New Roman" w:eastAsia="Times New Roman" w:hAnsi="Times New Roman" w:cs="Times New Roman"/>
        </w:rPr>
        <w:t xml:space="preserve"> (</w:t>
      </w:r>
      <w:proofErr w:type="spellStart"/>
      <w:r w:rsidRPr="651E6D4D">
        <w:rPr>
          <w:rFonts w:ascii="Times New Roman" w:eastAsia="Times New Roman" w:hAnsi="Times New Roman" w:cs="Times New Roman"/>
        </w:rPr>
        <w:t>LightGBM</w:t>
      </w:r>
      <w:proofErr w:type="spellEnd"/>
      <w:r w:rsidRPr="651E6D4D">
        <w:rPr>
          <w:rFonts w:ascii="Times New Roman" w:eastAsia="Times New Roman" w:hAnsi="Times New Roman" w:cs="Times New Roman"/>
        </w:rPr>
        <w:t>) yang menjadi inti sistem</w:t>
      </w:r>
      <w:ins w:id="38" w:author="TEGUH ILHAM SAPUTRA" w:date="2025-12-20T07:24:00Z">
        <w:r w:rsidR="1119E4DD" w:rsidRPr="1119E4DD">
          <w:rPr>
            <w:rFonts w:ascii="Times New Roman" w:eastAsia="Times New Roman" w:hAnsi="Times New Roman" w:cs="Times New Roman"/>
          </w:rPr>
          <w:t>.</w:t>
        </w:r>
      </w:ins>
    </w:p>
    <w:p w14:paraId="25A953CC" w14:textId="28C66AD5" w:rsidR="4E9C6F9C" w:rsidRDefault="4E9C6F9C">
      <w:r>
        <w:br w:type="page"/>
      </w:r>
    </w:p>
    <w:p w14:paraId="01823709" w14:textId="42303C0D" w:rsidR="4E9C6F9C" w:rsidRDefault="4E9C6F9C" w:rsidP="4E9C6F9C">
      <w:pPr>
        <w:ind w:firstLine="720"/>
        <w:jc w:val="both"/>
        <w:rPr>
          <w:rFonts w:ascii="Times New Roman" w:eastAsia="Times New Roman" w:hAnsi="Times New Roman" w:cs="Times New Roman"/>
        </w:rPr>
      </w:pPr>
    </w:p>
    <w:p w14:paraId="500FD2F2" w14:textId="3D1E167D" w:rsidR="0219C206" w:rsidRDefault="163F93CE" w:rsidP="00A42B2B">
      <w:pPr>
        <w:pStyle w:val="ListParagraph"/>
        <w:numPr>
          <w:ilvl w:val="0"/>
          <w:numId w:val="44"/>
        </w:numPr>
        <w:ind w:left="567"/>
        <w:rPr>
          <w:rFonts w:ascii="Times New Roman" w:eastAsia="Times New Roman" w:hAnsi="Times New Roman" w:cs="Times New Roman"/>
        </w:rPr>
      </w:pPr>
      <w:r w:rsidRPr="1749434B">
        <w:rPr>
          <w:rFonts w:ascii="Times New Roman" w:eastAsia="Times New Roman" w:hAnsi="Times New Roman" w:cs="Times New Roman"/>
        </w:rPr>
        <w:t xml:space="preserve">Refleksi </w:t>
      </w:r>
      <w:r w:rsidR="34BA9619" w:rsidRPr="1749434B">
        <w:rPr>
          <w:rFonts w:ascii="Times New Roman" w:eastAsia="Times New Roman" w:hAnsi="Times New Roman" w:cs="Times New Roman"/>
        </w:rPr>
        <w:t xml:space="preserve">terhadap </w:t>
      </w:r>
      <w:proofErr w:type="spellStart"/>
      <w:r w:rsidR="34BA9619" w:rsidRPr="1749434B">
        <w:rPr>
          <w:rFonts w:ascii="Times New Roman" w:eastAsia="Times New Roman" w:hAnsi="Times New Roman" w:cs="Times New Roman"/>
        </w:rPr>
        <w:t>output</w:t>
      </w:r>
      <w:proofErr w:type="spellEnd"/>
      <w:r w:rsidR="6A63D640" w:rsidRPr="1749434B">
        <w:rPr>
          <w:rFonts w:ascii="Times New Roman" w:eastAsia="Times New Roman" w:hAnsi="Times New Roman" w:cs="Times New Roman"/>
        </w:rPr>
        <w:t xml:space="preserve"> </w:t>
      </w:r>
      <w:r w:rsidR="6801F74A" w:rsidRPr="1749434B">
        <w:rPr>
          <w:rFonts w:ascii="Times New Roman" w:eastAsia="Times New Roman" w:hAnsi="Times New Roman" w:cs="Times New Roman"/>
        </w:rPr>
        <w:t>AI</w:t>
      </w:r>
      <w:r w:rsidR="18144D4C" w:rsidRPr="1749434B">
        <w:rPr>
          <w:rFonts w:ascii="Times New Roman" w:eastAsia="Times New Roman" w:hAnsi="Times New Roman" w:cs="Times New Roman"/>
        </w:rPr>
        <w:t xml:space="preserve"> </w:t>
      </w:r>
      <w:r w:rsidR="61A87851" w:rsidRPr="1749434B">
        <w:rPr>
          <w:rFonts w:ascii="Times New Roman" w:eastAsia="Times New Roman" w:hAnsi="Times New Roman" w:cs="Times New Roman"/>
        </w:rPr>
        <w:t>(</w:t>
      </w:r>
      <w:r w:rsidR="07945022" w:rsidRPr="1749434B">
        <w:rPr>
          <w:rFonts w:ascii="Times New Roman" w:eastAsia="Times New Roman" w:hAnsi="Times New Roman" w:cs="Times New Roman"/>
        </w:rPr>
        <w:t>Adopsi, Adaptasi, dan Penolakan)</w:t>
      </w:r>
    </w:p>
    <w:p w14:paraId="65921790" w14:textId="66371601" w:rsidR="230BC9B8" w:rsidRPr="00A42B2B" w:rsidRDefault="513CAEA2" w:rsidP="00A42B2B">
      <w:pPr>
        <w:pStyle w:val="ListParagraph"/>
        <w:numPr>
          <w:ilvl w:val="0"/>
          <w:numId w:val="45"/>
        </w:numPr>
        <w:spacing w:before="240" w:after="240"/>
        <w:ind w:left="709"/>
        <w:jc w:val="both"/>
        <w:rPr>
          <w:ins w:id="39" w:author="TEGUH ILHAM SAPUTRA" w:date="2025-12-20T07:24:00Z" w16du:dateUtc="2025-12-20T07:24:19Z"/>
          <w:rFonts w:ascii="Times New Roman" w:eastAsia="Times New Roman" w:hAnsi="Times New Roman" w:cs="Times New Roman"/>
        </w:rPr>
      </w:pPr>
      <w:r w:rsidRPr="00A42B2B">
        <w:rPr>
          <w:rFonts w:ascii="Times New Roman" w:eastAsia="Times New Roman" w:hAnsi="Times New Roman" w:cs="Times New Roman"/>
          <w:b/>
          <w:bCs/>
        </w:rPr>
        <w:t>Adopsi</w:t>
      </w:r>
    </w:p>
    <w:p w14:paraId="18FA32A4" w14:textId="6E4B1136" w:rsidR="513CAEA2" w:rsidRDefault="513CAEA2" w:rsidP="00A23A35">
      <w:pPr>
        <w:spacing w:before="240" w:after="240"/>
        <w:ind w:left="709"/>
        <w:jc w:val="both"/>
        <w:rPr>
          <w:rFonts w:ascii="Times New Roman" w:eastAsia="Times New Roman" w:hAnsi="Times New Roman" w:cs="Times New Roman"/>
        </w:rPr>
      </w:pPr>
      <w:r w:rsidRPr="513CAEA2">
        <w:rPr>
          <w:rFonts w:ascii="Times New Roman" w:eastAsia="Times New Roman" w:hAnsi="Times New Roman" w:cs="Times New Roman"/>
        </w:rPr>
        <w:t xml:space="preserve">Kami menerima validasi AI mengenai penggunaan metrik evaluasi standar industri, seperti </w:t>
      </w:r>
      <w:r w:rsidRPr="513CAEA2">
        <w:rPr>
          <w:rFonts w:ascii="Times New Roman" w:eastAsia="Times New Roman" w:hAnsi="Times New Roman" w:cs="Times New Roman"/>
          <w:i/>
          <w:iCs/>
        </w:rPr>
        <w:t xml:space="preserve">Area </w:t>
      </w:r>
      <w:proofErr w:type="spellStart"/>
      <w:r w:rsidRPr="513CAEA2">
        <w:rPr>
          <w:rFonts w:ascii="Times New Roman" w:eastAsia="Times New Roman" w:hAnsi="Times New Roman" w:cs="Times New Roman"/>
          <w:i/>
          <w:iCs/>
        </w:rPr>
        <w:t>Under</w:t>
      </w:r>
      <w:proofErr w:type="spellEnd"/>
      <w:r w:rsidRPr="513CAEA2">
        <w:rPr>
          <w:rFonts w:ascii="Times New Roman" w:eastAsia="Times New Roman" w:hAnsi="Times New Roman" w:cs="Times New Roman"/>
          <w:i/>
          <w:iCs/>
        </w:rPr>
        <w:t xml:space="preserve"> </w:t>
      </w:r>
      <w:proofErr w:type="spellStart"/>
      <w:r w:rsidRPr="513CAEA2">
        <w:rPr>
          <w:rFonts w:ascii="Times New Roman" w:eastAsia="Times New Roman" w:hAnsi="Times New Roman" w:cs="Times New Roman"/>
          <w:i/>
          <w:iCs/>
        </w:rPr>
        <w:t>Curve</w:t>
      </w:r>
      <w:proofErr w:type="spellEnd"/>
      <w:r w:rsidRPr="513CAEA2">
        <w:rPr>
          <w:rFonts w:ascii="Times New Roman" w:eastAsia="Times New Roman" w:hAnsi="Times New Roman" w:cs="Times New Roman"/>
        </w:rPr>
        <w:t xml:space="preserve"> (AUC), sebagai indikator objektif untuk mengukur daya diskriminasi model klasifikasi.</w:t>
      </w:r>
    </w:p>
    <w:p w14:paraId="3E7FA1AB" w14:textId="57A75E89" w:rsidR="3B880894" w:rsidRDefault="513CAEA2" w:rsidP="00E75272">
      <w:pPr>
        <w:pStyle w:val="ListParagraph"/>
        <w:numPr>
          <w:ilvl w:val="0"/>
          <w:numId w:val="45"/>
        </w:numPr>
        <w:spacing w:before="240" w:after="240"/>
        <w:ind w:left="709"/>
        <w:jc w:val="both"/>
        <w:rPr>
          <w:ins w:id="40" w:author="TEGUH ILHAM SAPUTRA" w:date="2025-12-20T07:24:00Z" w16du:dateUtc="2025-12-20T07:24:59Z"/>
          <w:rFonts w:ascii="Times New Roman" w:eastAsia="Times New Roman" w:hAnsi="Times New Roman" w:cs="Times New Roman"/>
        </w:rPr>
      </w:pPr>
      <w:r w:rsidRPr="513CAEA2">
        <w:rPr>
          <w:rFonts w:ascii="Times New Roman" w:eastAsia="Times New Roman" w:hAnsi="Times New Roman" w:cs="Times New Roman"/>
          <w:b/>
          <w:bCs/>
        </w:rPr>
        <w:t>Adaptasi</w:t>
      </w:r>
    </w:p>
    <w:p w14:paraId="5CC90C3D" w14:textId="18693579" w:rsidR="513CAEA2" w:rsidRDefault="513CAEA2" w:rsidP="00A23A35">
      <w:pPr>
        <w:spacing w:before="240" w:after="240"/>
        <w:ind w:left="709"/>
        <w:jc w:val="both"/>
        <w:rPr>
          <w:rFonts w:ascii="Times New Roman" w:eastAsia="Times New Roman" w:hAnsi="Times New Roman" w:cs="Times New Roman"/>
        </w:rPr>
      </w:pPr>
      <w:r w:rsidRPr="513CAEA2">
        <w:rPr>
          <w:rFonts w:ascii="Times New Roman" w:eastAsia="Times New Roman" w:hAnsi="Times New Roman" w:cs="Times New Roman"/>
        </w:rPr>
        <w:t xml:space="preserve">Saran visualisasi data yang dihasilkan oleh AI dinilai terlalu normatif. Oleh karena itu, tim melakukan modifikasi substansial untuk menghasilkan representasi visual yang lebih spesifik, yakni grafik </w:t>
      </w:r>
      <w:proofErr w:type="spellStart"/>
      <w:r w:rsidRPr="513CAEA2">
        <w:rPr>
          <w:rFonts w:ascii="Times New Roman" w:eastAsia="Times New Roman" w:hAnsi="Times New Roman" w:cs="Times New Roman"/>
          <w:i/>
          <w:iCs/>
        </w:rPr>
        <w:t>Feature</w:t>
      </w:r>
      <w:proofErr w:type="spellEnd"/>
      <w:r w:rsidRPr="513CAEA2">
        <w:rPr>
          <w:rFonts w:ascii="Times New Roman" w:eastAsia="Times New Roman" w:hAnsi="Times New Roman" w:cs="Times New Roman"/>
          <w:i/>
          <w:iCs/>
        </w:rPr>
        <w:t xml:space="preserve"> </w:t>
      </w:r>
      <w:proofErr w:type="spellStart"/>
      <w:r w:rsidRPr="513CAEA2">
        <w:rPr>
          <w:rFonts w:ascii="Times New Roman" w:eastAsia="Times New Roman" w:hAnsi="Times New Roman" w:cs="Times New Roman"/>
          <w:i/>
          <w:iCs/>
        </w:rPr>
        <w:t>Importance</w:t>
      </w:r>
      <w:proofErr w:type="spellEnd"/>
      <w:r w:rsidRPr="513CAEA2">
        <w:rPr>
          <w:rFonts w:ascii="Times New Roman" w:eastAsia="Times New Roman" w:hAnsi="Times New Roman" w:cs="Times New Roman"/>
        </w:rPr>
        <w:t xml:space="preserve"> yang secara eksplisit memetakan dominasi "DNA Buku" di atas popularitas.</w:t>
      </w:r>
    </w:p>
    <w:p w14:paraId="13957994" w14:textId="6B93A812" w:rsidR="2F13AA02" w:rsidRDefault="513CAEA2" w:rsidP="00E75272">
      <w:pPr>
        <w:pStyle w:val="ListParagraph"/>
        <w:numPr>
          <w:ilvl w:val="0"/>
          <w:numId w:val="45"/>
        </w:numPr>
        <w:spacing w:before="240" w:after="240"/>
        <w:ind w:left="709"/>
        <w:jc w:val="both"/>
        <w:rPr>
          <w:ins w:id="41" w:author="TEGUH ILHAM SAPUTRA" w:date="2025-12-20T07:25:00Z" w16du:dateUtc="2025-12-20T07:25:19Z"/>
          <w:rFonts w:ascii="Times New Roman" w:eastAsia="Times New Roman" w:hAnsi="Times New Roman" w:cs="Times New Roman"/>
        </w:rPr>
      </w:pPr>
      <w:r w:rsidRPr="513CAEA2">
        <w:rPr>
          <w:rFonts w:ascii="Times New Roman" w:eastAsia="Times New Roman" w:hAnsi="Times New Roman" w:cs="Times New Roman"/>
          <w:b/>
          <w:bCs/>
        </w:rPr>
        <w:t>Penolakan</w:t>
      </w:r>
    </w:p>
    <w:p w14:paraId="24DFA047" w14:textId="2A66A613" w:rsidR="479205E7" w:rsidRDefault="513CAEA2" w:rsidP="00E75272">
      <w:pPr>
        <w:spacing w:before="240" w:after="240"/>
        <w:ind w:left="709"/>
        <w:jc w:val="both"/>
        <w:rPr>
          <w:rFonts w:ascii="Times New Roman" w:eastAsia="Times New Roman" w:hAnsi="Times New Roman" w:cs="Times New Roman"/>
        </w:rPr>
      </w:pPr>
      <w:r w:rsidRPr="513CAEA2">
        <w:rPr>
          <w:rFonts w:ascii="Times New Roman" w:eastAsia="Times New Roman" w:hAnsi="Times New Roman" w:cs="Times New Roman"/>
        </w:rPr>
        <w:t>Kami menolak rekomendasi AI untuk mengimplementasikan arsitektur jaringan saraf tiruan (</w:t>
      </w:r>
      <w:proofErr w:type="spellStart"/>
      <w:r w:rsidRPr="513CAEA2">
        <w:rPr>
          <w:rFonts w:ascii="Times New Roman" w:eastAsia="Times New Roman" w:hAnsi="Times New Roman" w:cs="Times New Roman"/>
          <w:i/>
          <w:iCs/>
        </w:rPr>
        <w:t>Deep</w:t>
      </w:r>
      <w:proofErr w:type="spellEnd"/>
      <w:r w:rsidRPr="513CAEA2">
        <w:rPr>
          <w:rFonts w:ascii="Times New Roman" w:eastAsia="Times New Roman" w:hAnsi="Times New Roman" w:cs="Times New Roman"/>
          <w:i/>
          <w:iCs/>
        </w:rPr>
        <w:t xml:space="preserve"> </w:t>
      </w:r>
      <w:proofErr w:type="spellStart"/>
      <w:r w:rsidRPr="513CAEA2">
        <w:rPr>
          <w:rFonts w:ascii="Times New Roman" w:eastAsia="Times New Roman" w:hAnsi="Times New Roman" w:cs="Times New Roman"/>
          <w:i/>
          <w:iCs/>
        </w:rPr>
        <w:t>Learning</w:t>
      </w:r>
      <w:proofErr w:type="spellEnd"/>
      <w:r w:rsidRPr="513CAEA2">
        <w:rPr>
          <w:rFonts w:ascii="Times New Roman" w:eastAsia="Times New Roman" w:hAnsi="Times New Roman" w:cs="Times New Roman"/>
        </w:rPr>
        <w:t>) yang kompleks. Keputusan ini diambil berdasarkan analisis efisiensi sumber daya dan keterbatasan data, di mana pendekatan hibrida saat ini terbukti lebih efektif dan efisien</w:t>
      </w:r>
    </w:p>
    <w:p w14:paraId="6CBE810E" w14:textId="279AAE79" w:rsidR="0174BD00" w:rsidRDefault="3E418576" w:rsidP="00E75272">
      <w:pPr>
        <w:pStyle w:val="ListParagraph"/>
        <w:numPr>
          <w:ilvl w:val="0"/>
          <w:numId w:val="44"/>
        </w:numPr>
        <w:ind w:left="567"/>
        <w:rPr>
          <w:rFonts w:ascii="Times New Roman" w:eastAsia="Times New Roman" w:hAnsi="Times New Roman" w:cs="Times New Roman"/>
        </w:rPr>
      </w:pPr>
      <w:r w:rsidRPr="1749434B">
        <w:rPr>
          <w:rFonts w:ascii="Times New Roman" w:eastAsia="Times New Roman" w:hAnsi="Times New Roman" w:cs="Times New Roman"/>
        </w:rPr>
        <w:t>Tinjauan Etika dan Keamanan</w:t>
      </w:r>
    </w:p>
    <w:p w14:paraId="7BDDF5CD" w14:textId="4C2F1E3A" w:rsidR="00E64A11" w:rsidRDefault="63F692A8" w:rsidP="00E75272">
      <w:pPr>
        <w:ind w:left="709"/>
        <w:jc w:val="both"/>
        <w:rPr>
          <w:rFonts w:ascii="Times New Roman" w:eastAsia="Times New Roman" w:hAnsi="Times New Roman" w:cs="Times New Roman"/>
        </w:rPr>
      </w:pPr>
      <w:r w:rsidRPr="63F692A8">
        <w:rPr>
          <w:rFonts w:ascii="Times New Roman" w:eastAsia="Times New Roman" w:hAnsi="Times New Roman" w:cs="Times New Roman"/>
        </w:rPr>
        <w:t xml:space="preserve">Dalam konteks etika </w:t>
      </w:r>
      <w:proofErr w:type="spellStart"/>
      <w:r w:rsidRPr="63F692A8">
        <w:rPr>
          <w:rFonts w:ascii="Times New Roman" w:eastAsia="Times New Roman" w:hAnsi="Times New Roman" w:cs="Times New Roman"/>
        </w:rPr>
        <w:t>algoritmik</w:t>
      </w:r>
      <w:proofErr w:type="spellEnd"/>
      <w:r w:rsidRPr="63F692A8">
        <w:rPr>
          <w:rFonts w:ascii="Times New Roman" w:eastAsia="Times New Roman" w:hAnsi="Times New Roman" w:cs="Times New Roman"/>
        </w:rPr>
        <w:t xml:space="preserve">, AI difungsikan sebagai "auditor eksternal" untuk mendeteksi potensi bias dalam sistem. Melalui konsultasi pasif, tim pengembang mengidentifikasi risiko </w:t>
      </w:r>
      <w:proofErr w:type="spellStart"/>
      <w:r w:rsidRPr="63F692A8">
        <w:rPr>
          <w:rFonts w:ascii="Times New Roman" w:eastAsia="Times New Roman" w:hAnsi="Times New Roman" w:cs="Times New Roman"/>
          <w:i/>
          <w:iCs/>
        </w:rPr>
        <w:t>Popularity</w:t>
      </w:r>
      <w:proofErr w:type="spellEnd"/>
      <w:r w:rsidRPr="63F692A8">
        <w:rPr>
          <w:rFonts w:ascii="Times New Roman" w:eastAsia="Times New Roman" w:hAnsi="Times New Roman" w:cs="Times New Roman"/>
          <w:i/>
          <w:iCs/>
        </w:rPr>
        <w:t xml:space="preserve"> </w:t>
      </w:r>
      <w:proofErr w:type="spellStart"/>
      <w:r w:rsidRPr="63F692A8">
        <w:rPr>
          <w:rFonts w:ascii="Times New Roman" w:eastAsia="Times New Roman" w:hAnsi="Times New Roman" w:cs="Times New Roman"/>
          <w:i/>
          <w:iCs/>
        </w:rPr>
        <w:t>Fallacy</w:t>
      </w:r>
      <w:proofErr w:type="spellEnd"/>
      <w:r w:rsidRPr="63F692A8">
        <w:rPr>
          <w:rFonts w:ascii="Times New Roman" w:eastAsia="Times New Roman" w:hAnsi="Times New Roman" w:cs="Times New Roman"/>
        </w:rPr>
        <w:t xml:space="preserve"> dan secara proaktif merancang mekanisme pembobotan fitur yang memprioritaskan relevansi konten personal di atas tren global. Dari aspek keamanan data, meskipun sistem memanfaatkan infrastruktur </w:t>
      </w:r>
      <w:proofErr w:type="spellStart"/>
      <w:r w:rsidRPr="63F692A8">
        <w:rPr>
          <w:rFonts w:ascii="Times New Roman" w:eastAsia="Times New Roman" w:hAnsi="Times New Roman" w:cs="Times New Roman"/>
          <w:i/>
          <w:iCs/>
        </w:rPr>
        <w:t>cloud</w:t>
      </w:r>
      <w:proofErr w:type="spellEnd"/>
      <w:r w:rsidRPr="63F692A8">
        <w:rPr>
          <w:rFonts w:ascii="Times New Roman" w:eastAsia="Times New Roman" w:hAnsi="Times New Roman" w:cs="Times New Roman"/>
        </w:rPr>
        <w:t xml:space="preserve"> dan </w:t>
      </w:r>
      <w:proofErr w:type="spellStart"/>
      <w:r w:rsidRPr="63F692A8">
        <w:rPr>
          <w:rFonts w:ascii="Times New Roman" w:eastAsia="Times New Roman" w:hAnsi="Times New Roman" w:cs="Times New Roman"/>
          <w:i/>
          <w:iCs/>
        </w:rPr>
        <w:t>tunneling</w:t>
      </w:r>
      <w:proofErr w:type="spellEnd"/>
      <w:r w:rsidRPr="63F692A8">
        <w:rPr>
          <w:rFonts w:ascii="Times New Roman" w:eastAsia="Times New Roman" w:hAnsi="Times New Roman" w:cs="Times New Roman"/>
        </w:rPr>
        <w:t>, AI tidak diberikan akses terhadap data riil pengguna ataupun kredensial sistem. Seluruh protokol keamanan dan privasi data ditegakkan melalui desain arsitektur yang dibuat dan diawasi langsung oleh manusia, memastikan integritas sistem tetap terjaga tanpa intervensi otonom dari algoritma eksternal.</w:t>
      </w:r>
    </w:p>
    <w:p w14:paraId="6CB5EAFF" w14:textId="77777777" w:rsidR="00FC4211" w:rsidRDefault="00FC4211" w:rsidP="00E75272">
      <w:pPr>
        <w:ind w:left="709"/>
        <w:jc w:val="both"/>
        <w:rPr>
          <w:rFonts w:ascii="Times New Roman" w:eastAsia="Times New Roman" w:hAnsi="Times New Roman" w:cs="Times New Roman"/>
        </w:rPr>
      </w:pPr>
    </w:p>
    <w:p w14:paraId="46A7806B" w14:textId="77777777" w:rsidR="00E64A11" w:rsidRDefault="00E64A11">
      <w:pPr>
        <w:rPr>
          <w:rFonts w:ascii="Times New Roman" w:eastAsia="Times New Roman" w:hAnsi="Times New Roman" w:cs="Times New Roman"/>
        </w:rPr>
      </w:pPr>
      <w:r>
        <w:rPr>
          <w:rFonts w:ascii="Times New Roman" w:eastAsia="Times New Roman" w:hAnsi="Times New Roman" w:cs="Times New Roman"/>
        </w:rPr>
        <w:br w:type="page"/>
      </w:r>
    </w:p>
    <w:p w14:paraId="66311A83" w14:textId="300717D3" w:rsidR="28795639" w:rsidRPr="002E0B53" w:rsidRDefault="2E1AF2F0" w:rsidP="2E1AF2F0">
      <w:pPr>
        <w:pStyle w:val="Heading1"/>
        <w:numPr>
          <w:ilvl w:val="0"/>
          <w:numId w:val="0"/>
        </w:numPr>
        <w:rPr>
          <w:rFonts w:ascii="Times New Roman" w:eastAsia="Times New Roman" w:hAnsi="Times New Roman" w:cs="Times New Roman"/>
          <w:color w:val="auto"/>
        </w:rPr>
      </w:pPr>
      <w:bookmarkStart w:id="42" w:name="_Toc553468877"/>
      <w:bookmarkStart w:id="43" w:name="_Toc423810735"/>
      <w:bookmarkStart w:id="44" w:name="_Toc217144298"/>
      <w:r w:rsidRPr="784985B7">
        <w:rPr>
          <w:rFonts w:ascii="Times New Roman" w:eastAsia="Times New Roman" w:hAnsi="Times New Roman" w:cs="Times New Roman"/>
          <w:color w:val="auto"/>
        </w:rPr>
        <w:t>BAB 4 BIAYA DAN JADWAL KEGIATAN</w:t>
      </w:r>
      <w:bookmarkEnd w:id="42"/>
      <w:bookmarkEnd w:id="43"/>
      <w:bookmarkEnd w:id="44"/>
    </w:p>
    <w:p w14:paraId="41E28B6B" w14:textId="77777777" w:rsidR="000620FC" w:rsidRPr="002E0B53" w:rsidRDefault="000620FC" w:rsidP="28795639">
      <w:pPr>
        <w:spacing w:line="276" w:lineRule="auto"/>
        <w:rPr>
          <w:rFonts w:ascii="Times New Roman" w:eastAsia="Times New Roman" w:hAnsi="Times New Roman" w:cs="Times New Roman"/>
          <w:b/>
          <w:bCs/>
        </w:rPr>
      </w:pPr>
    </w:p>
    <w:p w14:paraId="7BE90352" w14:textId="75A8513A" w:rsidR="00EA6F04" w:rsidRPr="002E0B53" w:rsidRDefault="00EA6F04" w:rsidP="3C69D62F">
      <w:pPr>
        <w:pStyle w:val="ListParagraph"/>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Biaya Kegiatan</w:t>
      </w:r>
    </w:p>
    <w:tbl>
      <w:tblPr>
        <w:tblStyle w:val="TableGrid"/>
        <w:tblW w:w="0" w:type="auto"/>
        <w:tblLook w:val="04A0" w:firstRow="1" w:lastRow="0" w:firstColumn="1" w:lastColumn="0" w:noHBand="0" w:noVBand="1"/>
      </w:tblPr>
      <w:tblGrid>
        <w:gridCol w:w="4247"/>
        <w:gridCol w:w="4248"/>
      </w:tblGrid>
      <w:tr w:rsidR="00EA6F04" w:rsidRPr="002E0B53" w14:paraId="6D9FE6FC" w14:textId="77777777" w:rsidTr="53E0A4D6">
        <w:tc>
          <w:tcPr>
            <w:tcW w:w="4247" w:type="dxa"/>
          </w:tcPr>
          <w:p w14:paraId="35315DB2" w14:textId="77777777" w:rsidR="00EA6F04" w:rsidRPr="002E0B53" w:rsidRDefault="00EA6F04">
            <w:pPr>
              <w:spacing w:line="276" w:lineRule="auto"/>
              <w:jc w:val="center"/>
              <w:rPr>
                <w:rFonts w:ascii="Times New Roman" w:eastAsia="Times New Roman" w:hAnsi="Times New Roman" w:cs="Times New Roman"/>
                <w:b/>
                <w:bCs/>
              </w:rPr>
            </w:pPr>
            <w:r w:rsidRPr="002E0B53">
              <w:rPr>
                <w:rFonts w:ascii="Times New Roman" w:eastAsia="Times New Roman" w:hAnsi="Times New Roman" w:cs="Times New Roman"/>
                <w:b/>
                <w:bCs/>
              </w:rPr>
              <w:t>Layanan</w:t>
            </w:r>
          </w:p>
        </w:tc>
        <w:tc>
          <w:tcPr>
            <w:tcW w:w="4248" w:type="dxa"/>
          </w:tcPr>
          <w:p w14:paraId="41E447B6" w14:textId="77777777" w:rsidR="00EA6F04" w:rsidRPr="002E0B53" w:rsidRDefault="00EA6F04">
            <w:pPr>
              <w:spacing w:line="276" w:lineRule="auto"/>
              <w:jc w:val="center"/>
              <w:rPr>
                <w:rFonts w:ascii="Times New Roman" w:eastAsia="Times New Roman" w:hAnsi="Times New Roman" w:cs="Times New Roman"/>
                <w:b/>
                <w:bCs/>
              </w:rPr>
            </w:pPr>
            <w:r w:rsidRPr="002E0B53">
              <w:rPr>
                <w:rFonts w:ascii="Times New Roman" w:eastAsia="Times New Roman" w:hAnsi="Times New Roman" w:cs="Times New Roman"/>
                <w:b/>
                <w:bCs/>
              </w:rPr>
              <w:t>Biaya</w:t>
            </w:r>
          </w:p>
        </w:tc>
      </w:tr>
      <w:tr w:rsidR="00EA6F04" w:rsidRPr="002E0B53" w14:paraId="5F017F82" w14:textId="77777777" w:rsidTr="53E0A4D6">
        <w:tc>
          <w:tcPr>
            <w:tcW w:w="4247" w:type="dxa"/>
          </w:tcPr>
          <w:p w14:paraId="2A6D3188" w14:textId="77777777" w:rsidR="00EA6F04" w:rsidRPr="002E0B53" w:rsidRDefault="00EA6F04">
            <w:pPr>
              <w:spacing w:line="276" w:lineRule="auto"/>
              <w:rPr>
                <w:rFonts w:ascii="Times New Roman" w:eastAsia="Times New Roman" w:hAnsi="Times New Roman" w:cs="Times New Roman"/>
              </w:rPr>
            </w:pPr>
            <w:r w:rsidRPr="002E0B53">
              <w:rPr>
                <w:rFonts w:ascii="Times New Roman" w:eastAsia="Times New Roman" w:hAnsi="Times New Roman" w:cs="Times New Roman"/>
              </w:rPr>
              <w:t xml:space="preserve">Google </w:t>
            </w:r>
            <w:proofErr w:type="spellStart"/>
            <w:r w:rsidRPr="002E0B53">
              <w:rPr>
                <w:rFonts w:ascii="Times New Roman" w:eastAsia="Times New Roman" w:hAnsi="Times New Roman" w:cs="Times New Roman"/>
              </w:rPr>
              <w:t>Colab</w:t>
            </w:r>
            <w:proofErr w:type="spellEnd"/>
            <w:r w:rsidRPr="002E0B53">
              <w:rPr>
                <w:rFonts w:ascii="Times New Roman" w:eastAsia="Times New Roman" w:hAnsi="Times New Roman" w:cs="Times New Roman"/>
              </w:rPr>
              <w:t xml:space="preserve"> Pro+</w:t>
            </w:r>
          </w:p>
        </w:tc>
        <w:tc>
          <w:tcPr>
            <w:tcW w:w="4248" w:type="dxa"/>
          </w:tcPr>
          <w:p w14:paraId="3A11FC1C" w14:textId="61F8EE6B" w:rsidR="00EA6F04" w:rsidRPr="002E0B53" w:rsidRDefault="53E0A4D6">
            <w:pPr>
              <w:spacing w:line="276" w:lineRule="auto"/>
              <w:jc w:val="center"/>
              <w:rPr>
                <w:rFonts w:ascii="Times New Roman" w:eastAsia="Times New Roman" w:hAnsi="Times New Roman" w:cs="Times New Roman"/>
              </w:rPr>
            </w:pPr>
            <w:r w:rsidRPr="002E0B53">
              <w:rPr>
                <w:rFonts w:ascii="Times New Roman" w:eastAsia="Times New Roman" w:hAnsi="Times New Roman" w:cs="Times New Roman"/>
              </w:rPr>
              <w:t>Rp 850,000</w:t>
            </w:r>
          </w:p>
        </w:tc>
      </w:tr>
      <w:tr w:rsidR="00EA6F04" w:rsidRPr="002E0B53" w14:paraId="27F6195B" w14:textId="77777777" w:rsidTr="53E0A4D6">
        <w:tc>
          <w:tcPr>
            <w:tcW w:w="4247" w:type="dxa"/>
          </w:tcPr>
          <w:p w14:paraId="5785870D" w14:textId="77777777" w:rsidR="00EA6F04" w:rsidRPr="002E0B53" w:rsidRDefault="00EA6F04">
            <w:pPr>
              <w:spacing w:line="276" w:lineRule="auto"/>
              <w:rPr>
                <w:rFonts w:ascii="Times New Roman" w:eastAsia="Times New Roman" w:hAnsi="Times New Roman" w:cs="Times New Roman"/>
              </w:rPr>
            </w:pPr>
            <w:r w:rsidRPr="002E0B53">
              <w:rPr>
                <w:rFonts w:ascii="Times New Roman" w:eastAsia="Times New Roman" w:hAnsi="Times New Roman" w:cs="Times New Roman"/>
              </w:rPr>
              <w:t xml:space="preserve">Google </w:t>
            </w:r>
            <w:proofErr w:type="spellStart"/>
            <w:r w:rsidRPr="002E0B53">
              <w:rPr>
                <w:rFonts w:ascii="Times New Roman" w:eastAsia="Times New Roman" w:hAnsi="Times New Roman" w:cs="Times New Roman"/>
              </w:rPr>
              <w:t>Cloud</w:t>
            </w:r>
            <w:proofErr w:type="spellEnd"/>
          </w:p>
        </w:tc>
        <w:tc>
          <w:tcPr>
            <w:tcW w:w="4248" w:type="dxa"/>
          </w:tcPr>
          <w:p w14:paraId="389ADBFC" w14:textId="6A433B54" w:rsidR="00EA6F04" w:rsidRPr="002E0B53" w:rsidRDefault="53E0A4D6">
            <w:pPr>
              <w:spacing w:line="276" w:lineRule="auto"/>
              <w:jc w:val="center"/>
              <w:rPr>
                <w:rFonts w:ascii="Times New Roman" w:eastAsia="Times New Roman" w:hAnsi="Times New Roman" w:cs="Times New Roman"/>
              </w:rPr>
            </w:pPr>
            <w:r w:rsidRPr="002E0B53">
              <w:rPr>
                <w:rFonts w:ascii="Times New Roman" w:eastAsia="Times New Roman" w:hAnsi="Times New Roman" w:cs="Times New Roman"/>
              </w:rPr>
              <w:t>Rp 1,000,000</w:t>
            </w:r>
          </w:p>
        </w:tc>
      </w:tr>
      <w:tr w:rsidR="00EA6F04" w:rsidRPr="002E0B53" w14:paraId="648ADE07" w14:textId="77777777" w:rsidTr="53E0A4D6">
        <w:tc>
          <w:tcPr>
            <w:tcW w:w="4247" w:type="dxa"/>
          </w:tcPr>
          <w:p w14:paraId="2737847D" w14:textId="5D097948" w:rsidR="00EA6F04" w:rsidRPr="002E0B53" w:rsidRDefault="53E0A4D6">
            <w:pPr>
              <w:spacing w:line="276" w:lineRule="auto"/>
              <w:rPr>
                <w:rFonts w:ascii="Times New Roman" w:eastAsia="Times New Roman" w:hAnsi="Times New Roman" w:cs="Times New Roman"/>
              </w:rPr>
            </w:pPr>
            <w:r w:rsidRPr="002E0B53">
              <w:rPr>
                <w:rFonts w:ascii="Times New Roman" w:eastAsia="Times New Roman" w:hAnsi="Times New Roman" w:cs="Times New Roman"/>
              </w:rPr>
              <w:t xml:space="preserve">Gemini </w:t>
            </w:r>
          </w:p>
        </w:tc>
        <w:tc>
          <w:tcPr>
            <w:tcW w:w="4248" w:type="dxa"/>
          </w:tcPr>
          <w:p w14:paraId="17E26D61" w14:textId="149CB4E1" w:rsidR="00EA6F04" w:rsidRPr="002E0B53" w:rsidRDefault="53E0A4D6">
            <w:pPr>
              <w:spacing w:line="276" w:lineRule="auto"/>
              <w:jc w:val="center"/>
              <w:rPr>
                <w:rFonts w:ascii="Times New Roman" w:eastAsia="Times New Roman" w:hAnsi="Times New Roman" w:cs="Times New Roman"/>
              </w:rPr>
            </w:pPr>
            <w:r w:rsidRPr="002E0B53">
              <w:rPr>
                <w:rFonts w:ascii="Times New Roman" w:eastAsia="Times New Roman" w:hAnsi="Times New Roman" w:cs="Times New Roman"/>
              </w:rPr>
              <w:t>Rp 80,000</w:t>
            </w:r>
          </w:p>
        </w:tc>
      </w:tr>
      <w:tr w:rsidR="53E0A4D6" w:rsidRPr="002E0B53" w14:paraId="3E9D475E" w14:textId="77777777" w:rsidTr="53E0A4D6">
        <w:trPr>
          <w:trHeight w:val="300"/>
        </w:trPr>
        <w:tc>
          <w:tcPr>
            <w:tcW w:w="4247" w:type="dxa"/>
          </w:tcPr>
          <w:p w14:paraId="73B102F1" w14:textId="0DA4B791" w:rsidR="53E0A4D6" w:rsidRPr="002E0B53" w:rsidRDefault="53E0A4D6" w:rsidP="53E0A4D6">
            <w:pPr>
              <w:spacing w:line="276" w:lineRule="auto"/>
              <w:rPr>
                <w:rFonts w:ascii="Times New Roman" w:eastAsia="Times New Roman" w:hAnsi="Times New Roman" w:cs="Times New Roman"/>
              </w:rPr>
            </w:pPr>
            <w:r w:rsidRPr="002E0B53">
              <w:rPr>
                <w:rFonts w:ascii="Times New Roman" w:eastAsia="Times New Roman" w:hAnsi="Times New Roman" w:cs="Times New Roman"/>
              </w:rPr>
              <w:t>Total:</w:t>
            </w:r>
          </w:p>
        </w:tc>
        <w:tc>
          <w:tcPr>
            <w:tcW w:w="4248" w:type="dxa"/>
          </w:tcPr>
          <w:p w14:paraId="1ED73CAB" w14:textId="7CA78765" w:rsidR="53E0A4D6" w:rsidRPr="002E0B53" w:rsidRDefault="53E0A4D6" w:rsidP="53E0A4D6">
            <w:pPr>
              <w:spacing w:line="276" w:lineRule="auto"/>
              <w:jc w:val="center"/>
              <w:rPr>
                <w:rFonts w:ascii="Times New Roman" w:eastAsia="Times New Roman" w:hAnsi="Times New Roman" w:cs="Times New Roman"/>
              </w:rPr>
            </w:pPr>
            <w:r w:rsidRPr="002E0B53">
              <w:rPr>
                <w:rFonts w:ascii="Times New Roman" w:eastAsia="Times New Roman" w:hAnsi="Times New Roman" w:cs="Times New Roman"/>
              </w:rPr>
              <w:t>Rp 1,930,000</w:t>
            </w:r>
          </w:p>
        </w:tc>
      </w:tr>
    </w:tbl>
    <w:p w14:paraId="5A25EC59" w14:textId="77777777" w:rsidR="00EA6F04" w:rsidRPr="002E0B53" w:rsidRDefault="00EA6F04" w:rsidP="00EA6F04">
      <w:pPr>
        <w:pStyle w:val="ListParagraph"/>
        <w:spacing w:line="276" w:lineRule="auto"/>
        <w:ind w:left="786"/>
        <w:rPr>
          <w:rFonts w:ascii="Times New Roman" w:eastAsia="Times New Roman" w:hAnsi="Times New Roman" w:cs="Times New Roman"/>
          <w:b/>
          <w:bCs/>
        </w:rPr>
      </w:pPr>
    </w:p>
    <w:p w14:paraId="014D060D" w14:textId="2C81449C" w:rsidR="00EA6F04" w:rsidRPr="002E0B53" w:rsidRDefault="00EA6F04" w:rsidP="34F014AD">
      <w:pPr>
        <w:pStyle w:val="ListParagraph"/>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Jadwal Kegiatan</w:t>
      </w:r>
    </w:p>
    <w:tbl>
      <w:tblPr>
        <w:tblStyle w:val="TableGrid"/>
        <w:tblW w:w="0" w:type="auto"/>
        <w:tblLook w:val="04A0" w:firstRow="1" w:lastRow="0" w:firstColumn="1" w:lastColumn="0" w:noHBand="0" w:noVBand="1"/>
      </w:tblPr>
      <w:tblGrid>
        <w:gridCol w:w="2831"/>
        <w:gridCol w:w="2832"/>
        <w:gridCol w:w="2832"/>
      </w:tblGrid>
      <w:tr w:rsidR="007A6537" w:rsidRPr="002E0B53" w14:paraId="1CF13D3E" w14:textId="77777777" w:rsidTr="53E0A4D6">
        <w:tc>
          <w:tcPr>
            <w:tcW w:w="2831" w:type="dxa"/>
          </w:tcPr>
          <w:p w14:paraId="52737568" w14:textId="1CA4AECB" w:rsidR="007A6537" w:rsidRPr="002E0B53" w:rsidRDefault="00AB5B01"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Nama Kegiatan</w:t>
            </w:r>
          </w:p>
        </w:tc>
        <w:tc>
          <w:tcPr>
            <w:tcW w:w="2832" w:type="dxa"/>
          </w:tcPr>
          <w:p w14:paraId="326C0214" w14:textId="389ACAB9" w:rsidR="007A6537" w:rsidRPr="002E0B53" w:rsidRDefault="00AB5B01"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Tanggal Kegiatan</w:t>
            </w:r>
          </w:p>
        </w:tc>
        <w:tc>
          <w:tcPr>
            <w:tcW w:w="2832" w:type="dxa"/>
          </w:tcPr>
          <w:p w14:paraId="7498974C" w14:textId="1BCED641" w:rsidR="007A6537" w:rsidRPr="002E0B53" w:rsidRDefault="00AB5B01"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Deskripsi Kegiatan</w:t>
            </w:r>
          </w:p>
        </w:tc>
      </w:tr>
      <w:tr w:rsidR="53E0A4D6" w:rsidRPr="002E0B53" w14:paraId="2FA64C4A" w14:textId="77777777" w:rsidTr="53E0A4D6">
        <w:trPr>
          <w:trHeight w:val="300"/>
        </w:trPr>
        <w:tc>
          <w:tcPr>
            <w:tcW w:w="2831" w:type="dxa"/>
          </w:tcPr>
          <w:p w14:paraId="71D118A4" w14:textId="31CA3453" w:rsidR="53E0A4D6" w:rsidRPr="002E0B53" w:rsidRDefault="53E0A4D6" w:rsidP="53E0A4D6">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Mencari Ide</w:t>
            </w:r>
          </w:p>
        </w:tc>
        <w:tc>
          <w:tcPr>
            <w:tcW w:w="2832" w:type="dxa"/>
          </w:tcPr>
          <w:p w14:paraId="0EA94871" w14:textId="40A9C4D5" w:rsidR="53E0A4D6" w:rsidRPr="002E0B53" w:rsidRDefault="53E0A4D6" w:rsidP="53E0A4D6">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11 September 2025</w:t>
            </w:r>
          </w:p>
        </w:tc>
        <w:tc>
          <w:tcPr>
            <w:tcW w:w="2832" w:type="dxa"/>
          </w:tcPr>
          <w:p w14:paraId="210804F6" w14:textId="11AD2C30" w:rsidR="53E0A4D6" w:rsidRPr="002E0B53" w:rsidRDefault="53E0A4D6" w:rsidP="53E0A4D6">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 xml:space="preserve">Kita mengerjakan di kampus </w:t>
            </w:r>
            <w:proofErr w:type="spellStart"/>
            <w:r w:rsidRPr="002E0B53">
              <w:rPr>
                <w:rFonts w:ascii="Times New Roman" w:eastAsia="Times New Roman" w:hAnsi="Times New Roman" w:cs="Times New Roman"/>
                <w:b/>
                <w:bCs/>
              </w:rPr>
              <w:t>Binus</w:t>
            </w:r>
            <w:proofErr w:type="spellEnd"/>
            <w:r w:rsidRPr="002E0B53">
              <w:rPr>
                <w:rFonts w:ascii="Times New Roman" w:eastAsia="Times New Roman" w:hAnsi="Times New Roman" w:cs="Times New Roman"/>
                <w:b/>
                <w:bCs/>
              </w:rPr>
              <w:t xml:space="preserve"> </w:t>
            </w:r>
            <w:proofErr w:type="spellStart"/>
            <w:r w:rsidRPr="002E0B53">
              <w:rPr>
                <w:rFonts w:ascii="Times New Roman" w:eastAsia="Times New Roman" w:hAnsi="Times New Roman" w:cs="Times New Roman"/>
                <w:b/>
                <w:bCs/>
              </w:rPr>
              <w:t>University</w:t>
            </w:r>
            <w:proofErr w:type="spellEnd"/>
            <w:r w:rsidRPr="002E0B53">
              <w:rPr>
                <w:rFonts w:ascii="Times New Roman" w:eastAsia="Times New Roman" w:hAnsi="Times New Roman" w:cs="Times New Roman"/>
                <w:b/>
                <w:bCs/>
              </w:rPr>
              <w:t xml:space="preserve"> @Semarang</w:t>
            </w:r>
          </w:p>
        </w:tc>
      </w:tr>
      <w:tr w:rsidR="007A6537" w:rsidRPr="002E0B53" w14:paraId="0EFAFBE9" w14:textId="77777777" w:rsidTr="53E0A4D6">
        <w:tc>
          <w:tcPr>
            <w:tcW w:w="2831" w:type="dxa"/>
          </w:tcPr>
          <w:p w14:paraId="6DC72619" w14:textId="5807B94A"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Mencari Data</w:t>
            </w:r>
          </w:p>
        </w:tc>
        <w:tc>
          <w:tcPr>
            <w:tcW w:w="2832" w:type="dxa"/>
          </w:tcPr>
          <w:p w14:paraId="0C0D7E3A" w14:textId="2FEA2A16"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18 September 2025</w:t>
            </w:r>
          </w:p>
        </w:tc>
        <w:tc>
          <w:tcPr>
            <w:tcW w:w="2832" w:type="dxa"/>
          </w:tcPr>
          <w:p w14:paraId="7CB03555" w14:textId="2C846B1B"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 xml:space="preserve">Kita mengerjakan di kampus </w:t>
            </w:r>
            <w:proofErr w:type="spellStart"/>
            <w:r w:rsidRPr="002E0B53">
              <w:rPr>
                <w:rFonts w:ascii="Times New Roman" w:eastAsia="Times New Roman" w:hAnsi="Times New Roman" w:cs="Times New Roman"/>
                <w:b/>
                <w:bCs/>
              </w:rPr>
              <w:t>Binus</w:t>
            </w:r>
            <w:proofErr w:type="spellEnd"/>
            <w:r w:rsidRPr="002E0B53">
              <w:rPr>
                <w:rFonts w:ascii="Times New Roman" w:eastAsia="Times New Roman" w:hAnsi="Times New Roman" w:cs="Times New Roman"/>
                <w:b/>
                <w:bCs/>
              </w:rPr>
              <w:t xml:space="preserve"> </w:t>
            </w:r>
            <w:proofErr w:type="spellStart"/>
            <w:r w:rsidRPr="002E0B53">
              <w:rPr>
                <w:rFonts w:ascii="Times New Roman" w:eastAsia="Times New Roman" w:hAnsi="Times New Roman" w:cs="Times New Roman"/>
                <w:b/>
                <w:bCs/>
              </w:rPr>
              <w:t>University</w:t>
            </w:r>
            <w:proofErr w:type="spellEnd"/>
            <w:r w:rsidRPr="002E0B53">
              <w:rPr>
                <w:rFonts w:ascii="Times New Roman" w:eastAsia="Times New Roman" w:hAnsi="Times New Roman" w:cs="Times New Roman"/>
                <w:b/>
                <w:bCs/>
              </w:rPr>
              <w:t xml:space="preserve"> @Semarang</w:t>
            </w:r>
          </w:p>
        </w:tc>
      </w:tr>
      <w:tr w:rsidR="007A6537" w:rsidRPr="002E0B53" w14:paraId="62F86B8C" w14:textId="77777777" w:rsidTr="53E0A4D6">
        <w:trPr>
          <w:trHeight w:val="300"/>
        </w:trPr>
        <w:tc>
          <w:tcPr>
            <w:tcW w:w="2831" w:type="dxa"/>
          </w:tcPr>
          <w:p w14:paraId="4D9EE133" w14:textId="5BE209E4"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Membuat Model AI</w:t>
            </w:r>
          </w:p>
        </w:tc>
        <w:tc>
          <w:tcPr>
            <w:tcW w:w="2832" w:type="dxa"/>
          </w:tcPr>
          <w:p w14:paraId="63324D46" w14:textId="4E7902CE"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25 September 2025</w:t>
            </w:r>
          </w:p>
        </w:tc>
        <w:tc>
          <w:tcPr>
            <w:tcW w:w="2832" w:type="dxa"/>
          </w:tcPr>
          <w:p w14:paraId="1BCB57EA" w14:textId="1303214B"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 xml:space="preserve">Kita mengerjakan di kampus </w:t>
            </w:r>
            <w:proofErr w:type="spellStart"/>
            <w:r w:rsidRPr="002E0B53">
              <w:rPr>
                <w:rFonts w:ascii="Times New Roman" w:eastAsia="Times New Roman" w:hAnsi="Times New Roman" w:cs="Times New Roman"/>
                <w:b/>
                <w:bCs/>
              </w:rPr>
              <w:t>Binus</w:t>
            </w:r>
            <w:proofErr w:type="spellEnd"/>
            <w:r w:rsidRPr="002E0B53">
              <w:rPr>
                <w:rFonts w:ascii="Times New Roman" w:eastAsia="Times New Roman" w:hAnsi="Times New Roman" w:cs="Times New Roman"/>
                <w:b/>
                <w:bCs/>
              </w:rPr>
              <w:t xml:space="preserve"> </w:t>
            </w:r>
            <w:proofErr w:type="spellStart"/>
            <w:r w:rsidRPr="002E0B53">
              <w:rPr>
                <w:rFonts w:ascii="Times New Roman" w:eastAsia="Times New Roman" w:hAnsi="Times New Roman" w:cs="Times New Roman"/>
                <w:b/>
                <w:bCs/>
              </w:rPr>
              <w:t>University</w:t>
            </w:r>
            <w:proofErr w:type="spellEnd"/>
            <w:r w:rsidRPr="002E0B53">
              <w:rPr>
                <w:rFonts w:ascii="Times New Roman" w:eastAsia="Times New Roman" w:hAnsi="Times New Roman" w:cs="Times New Roman"/>
                <w:b/>
                <w:bCs/>
              </w:rPr>
              <w:t xml:space="preserve"> @Semarang</w:t>
            </w:r>
          </w:p>
        </w:tc>
      </w:tr>
      <w:tr w:rsidR="007A6537" w:rsidRPr="002E0B53" w14:paraId="54325928" w14:textId="77777777" w:rsidTr="53E0A4D6">
        <w:tc>
          <w:tcPr>
            <w:tcW w:w="2831" w:type="dxa"/>
          </w:tcPr>
          <w:p w14:paraId="6F42B4E5" w14:textId="3256A8FC"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 xml:space="preserve">Testing </w:t>
            </w:r>
            <w:proofErr w:type="spellStart"/>
            <w:r w:rsidRPr="002E0B53">
              <w:rPr>
                <w:rFonts w:ascii="Times New Roman" w:eastAsia="Times New Roman" w:hAnsi="Times New Roman" w:cs="Times New Roman"/>
                <w:b/>
                <w:bCs/>
              </w:rPr>
              <w:t>Prototype</w:t>
            </w:r>
            <w:proofErr w:type="spellEnd"/>
          </w:p>
        </w:tc>
        <w:tc>
          <w:tcPr>
            <w:tcW w:w="2832" w:type="dxa"/>
          </w:tcPr>
          <w:p w14:paraId="6D22A9A1" w14:textId="117BD87D"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9 Oktober 2025</w:t>
            </w:r>
          </w:p>
        </w:tc>
        <w:tc>
          <w:tcPr>
            <w:tcW w:w="2832" w:type="dxa"/>
          </w:tcPr>
          <w:p w14:paraId="43BF0E3F" w14:textId="2C846B1B" w:rsidR="007A6537" w:rsidRPr="002E0B53" w:rsidRDefault="53E0A4D6" w:rsidP="53E0A4D6">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 xml:space="preserve">Kita mengerjakan di kampus </w:t>
            </w:r>
            <w:proofErr w:type="spellStart"/>
            <w:r w:rsidRPr="002E0B53">
              <w:rPr>
                <w:rFonts w:ascii="Times New Roman" w:eastAsia="Times New Roman" w:hAnsi="Times New Roman" w:cs="Times New Roman"/>
                <w:b/>
                <w:bCs/>
              </w:rPr>
              <w:t>Binus</w:t>
            </w:r>
            <w:proofErr w:type="spellEnd"/>
            <w:r w:rsidRPr="002E0B53">
              <w:rPr>
                <w:rFonts w:ascii="Times New Roman" w:eastAsia="Times New Roman" w:hAnsi="Times New Roman" w:cs="Times New Roman"/>
                <w:b/>
                <w:bCs/>
              </w:rPr>
              <w:t xml:space="preserve"> </w:t>
            </w:r>
            <w:proofErr w:type="spellStart"/>
            <w:r w:rsidRPr="002E0B53">
              <w:rPr>
                <w:rFonts w:ascii="Times New Roman" w:eastAsia="Times New Roman" w:hAnsi="Times New Roman" w:cs="Times New Roman"/>
                <w:b/>
                <w:bCs/>
              </w:rPr>
              <w:t>University</w:t>
            </w:r>
            <w:proofErr w:type="spellEnd"/>
            <w:r w:rsidRPr="002E0B53">
              <w:rPr>
                <w:rFonts w:ascii="Times New Roman" w:eastAsia="Times New Roman" w:hAnsi="Times New Roman" w:cs="Times New Roman"/>
                <w:b/>
                <w:bCs/>
              </w:rPr>
              <w:t xml:space="preserve"> @Semarang</w:t>
            </w:r>
          </w:p>
          <w:p w14:paraId="65D269D1" w14:textId="7E0A1634" w:rsidR="007A6537" w:rsidRPr="002E0B53" w:rsidRDefault="007A6537" w:rsidP="28795639">
            <w:pPr>
              <w:spacing w:line="276" w:lineRule="auto"/>
              <w:rPr>
                <w:rFonts w:ascii="Times New Roman" w:eastAsia="Times New Roman" w:hAnsi="Times New Roman" w:cs="Times New Roman"/>
                <w:b/>
                <w:bCs/>
              </w:rPr>
            </w:pPr>
          </w:p>
        </w:tc>
      </w:tr>
      <w:tr w:rsidR="007A6537" w:rsidRPr="002E0B53" w14:paraId="5CC5540A" w14:textId="77777777" w:rsidTr="53E0A4D6">
        <w:tc>
          <w:tcPr>
            <w:tcW w:w="2831" w:type="dxa"/>
          </w:tcPr>
          <w:p w14:paraId="2A933264" w14:textId="19466AAB"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Evaluasi</w:t>
            </w:r>
          </w:p>
        </w:tc>
        <w:tc>
          <w:tcPr>
            <w:tcW w:w="2832" w:type="dxa"/>
          </w:tcPr>
          <w:p w14:paraId="6C00FE84" w14:textId="414B843A"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16 Oktober 2025</w:t>
            </w:r>
          </w:p>
        </w:tc>
        <w:tc>
          <w:tcPr>
            <w:tcW w:w="2832" w:type="dxa"/>
          </w:tcPr>
          <w:p w14:paraId="7D310622" w14:textId="70AE11C3" w:rsidR="007A6537"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 xml:space="preserve">Kita mengerjakan di kampus </w:t>
            </w:r>
            <w:proofErr w:type="spellStart"/>
            <w:r w:rsidRPr="002E0B53">
              <w:rPr>
                <w:rFonts w:ascii="Times New Roman" w:eastAsia="Times New Roman" w:hAnsi="Times New Roman" w:cs="Times New Roman"/>
                <w:b/>
                <w:bCs/>
              </w:rPr>
              <w:t>Binus</w:t>
            </w:r>
            <w:proofErr w:type="spellEnd"/>
            <w:r w:rsidRPr="002E0B53">
              <w:rPr>
                <w:rFonts w:ascii="Times New Roman" w:eastAsia="Times New Roman" w:hAnsi="Times New Roman" w:cs="Times New Roman"/>
                <w:b/>
                <w:bCs/>
              </w:rPr>
              <w:t xml:space="preserve"> </w:t>
            </w:r>
            <w:proofErr w:type="spellStart"/>
            <w:r w:rsidRPr="002E0B53">
              <w:rPr>
                <w:rFonts w:ascii="Times New Roman" w:eastAsia="Times New Roman" w:hAnsi="Times New Roman" w:cs="Times New Roman"/>
                <w:b/>
                <w:bCs/>
              </w:rPr>
              <w:t>University</w:t>
            </w:r>
            <w:proofErr w:type="spellEnd"/>
            <w:r w:rsidRPr="002E0B53">
              <w:rPr>
                <w:rFonts w:ascii="Times New Roman" w:eastAsia="Times New Roman" w:hAnsi="Times New Roman" w:cs="Times New Roman"/>
                <w:b/>
                <w:bCs/>
              </w:rPr>
              <w:t xml:space="preserve"> @Semarang</w:t>
            </w:r>
          </w:p>
        </w:tc>
      </w:tr>
      <w:tr w:rsidR="53E0A4D6" w:rsidRPr="002E0B53" w14:paraId="4DA316A9" w14:textId="77777777" w:rsidTr="53E0A4D6">
        <w:trPr>
          <w:trHeight w:val="300"/>
        </w:trPr>
        <w:tc>
          <w:tcPr>
            <w:tcW w:w="2831" w:type="dxa"/>
          </w:tcPr>
          <w:p w14:paraId="12B17A49" w14:textId="6CBD31CE" w:rsidR="53E0A4D6" w:rsidRPr="002E0B53" w:rsidRDefault="53E0A4D6" w:rsidP="53E0A4D6">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Membuat Dasbor</w:t>
            </w:r>
          </w:p>
        </w:tc>
        <w:tc>
          <w:tcPr>
            <w:tcW w:w="2832" w:type="dxa"/>
          </w:tcPr>
          <w:p w14:paraId="194DF573" w14:textId="4B6F35B0" w:rsidR="53E0A4D6" w:rsidRPr="002E0B53" w:rsidRDefault="53E0A4D6" w:rsidP="53E0A4D6">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30 Oktober 2025</w:t>
            </w:r>
          </w:p>
        </w:tc>
        <w:tc>
          <w:tcPr>
            <w:tcW w:w="2832" w:type="dxa"/>
          </w:tcPr>
          <w:p w14:paraId="7DE78210" w14:textId="1C1755B1" w:rsidR="53E0A4D6" w:rsidRPr="002E0B53" w:rsidRDefault="53E0A4D6" w:rsidP="53E0A4D6">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 xml:space="preserve">Kita mengerjakan di kampus </w:t>
            </w:r>
            <w:proofErr w:type="spellStart"/>
            <w:r w:rsidRPr="002E0B53">
              <w:rPr>
                <w:rFonts w:ascii="Times New Roman" w:eastAsia="Times New Roman" w:hAnsi="Times New Roman" w:cs="Times New Roman"/>
                <w:b/>
                <w:bCs/>
              </w:rPr>
              <w:t>Binus</w:t>
            </w:r>
            <w:proofErr w:type="spellEnd"/>
            <w:r w:rsidRPr="002E0B53">
              <w:rPr>
                <w:rFonts w:ascii="Times New Roman" w:eastAsia="Times New Roman" w:hAnsi="Times New Roman" w:cs="Times New Roman"/>
                <w:b/>
                <w:bCs/>
              </w:rPr>
              <w:t xml:space="preserve"> </w:t>
            </w:r>
            <w:proofErr w:type="spellStart"/>
            <w:r w:rsidRPr="002E0B53">
              <w:rPr>
                <w:rFonts w:ascii="Times New Roman" w:eastAsia="Times New Roman" w:hAnsi="Times New Roman" w:cs="Times New Roman"/>
                <w:b/>
                <w:bCs/>
              </w:rPr>
              <w:t>University</w:t>
            </w:r>
            <w:proofErr w:type="spellEnd"/>
            <w:r w:rsidRPr="002E0B53">
              <w:rPr>
                <w:rFonts w:ascii="Times New Roman" w:eastAsia="Times New Roman" w:hAnsi="Times New Roman" w:cs="Times New Roman"/>
                <w:b/>
                <w:bCs/>
              </w:rPr>
              <w:t xml:space="preserve"> @Semarang</w:t>
            </w:r>
          </w:p>
        </w:tc>
      </w:tr>
    </w:tbl>
    <w:p w14:paraId="5D3DC7FB" w14:textId="15AECDE0" w:rsidR="28795639" w:rsidRPr="002E0B53" w:rsidRDefault="28795639" w:rsidP="28795639">
      <w:pPr>
        <w:spacing w:line="276" w:lineRule="auto"/>
        <w:rPr>
          <w:rFonts w:ascii="Times New Roman" w:eastAsia="Times New Roman" w:hAnsi="Times New Roman" w:cs="Times New Roman"/>
        </w:rPr>
      </w:pPr>
    </w:p>
    <w:p w14:paraId="306BF60E" w14:textId="2727C9C6" w:rsidR="00B52240" w:rsidRDefault="00B52240" w:rsidP="28795639">
      <w:pPr>
        <w:spacing w:line="276" w:lineRule="auto"/>
        <w:rPr>
          <w:rFonts w:ascii="Times New Roman" w:eastAsia="Times New Roman" w:hAnsi="Times New Roman" w:cs="Times New Roman"/>
        </w:rPr>
      </w:pPr>
    </w:p>
    <w:p w14:paraId="59F7730A" w14:textId="77777777" w:rsidR="00B52240" w:rsidRDefault="00B52240" w:rsidP="28795639">
      <w:pPr>
        <w:spacing w:line="276" w:lineRule="auto"/>
        <w:rPr>
          <w:rFonts w:ascii="Times New Roman" w:eastAsia="Times New Roman" w:hAnsi="Times New Roman" w:cs="Times New Roman"/>
        </w:rPr>
      </w:pPr>
    </w:p>
    <w:p w14:paraId="2FBBBF24" w14:textId="77777777" w:rsidR="00B52240" w:rsidRDefault="00B52240" w:rsidP="28795639">
      <w:pPr>
        <w:spacing w:line="276" w:lineRule="auto"/>
        <w:rPr>
          <w:rFonts w:ascii="Times New Roman" w:eastAsia="Times New Roman" w:hAnsi="Times New Roman" w:cs="Times New Roman"/>
        </w:rPr>
      </w:pPr>
    </w:p>
    <w:p w14:paraId="3AD883EB" w14:textId="1B6BBB7A" w:rsidR="00380147" w:rsidRDefault="00380147">
      <w:pPr>
        <w:rPr>
          <w:rFonts w:ascii="Times New Roman" w:eastAsia="Times New Roman" w:hAnsi="Times New Roman" w:cs="Times New Roman"/>
        </w:rPr>
      </w:pPr>
      <w:r>
        <w:rPr>
          <w:rFonts w:ascii="Times New Roman" w:eastAsia="Times New Roman" w:hAnsi="Times New Roman" w:cs="Times New Roman"/>
        </w:rPr>
        <w:br w:type="page"/>
      </w:r>
    </w:p>
    <w:p w14:paraId="73955495" w14:textId="461F53B8" w:rsidR="28795639" w:rsidRPr="002E0B53" w:rsidRDefault="28795639" w:rsidP="28795639">
      <w:pPr>
        <w:spacing w:line="276" w:lineRule="auto"/>
        <w:rPr>
          <w:rFonts w:ascii="Times New Roman" w:eastAsia="Times New Roman" w:hAnsi="Times New Roman" w:cs="Times New Roman"/>
          <w:b/>
          <w:bCs/>
        </w:rPr>
      </w:pPr>
      <w:r w:rsidRPr="0E03AE8B">
        <w:rPr>
          <w:rFonts w:ascii="Times New Roman" w:eastAsia="Times New Roman" w:hAnsi="Times New Roman" w:cs="Times New Roman"/>
          <w:b/>
          <w:bCs/>
        </w:rPr>
        <w:t>DAFTAR PUSTAKA</w:t>
      </w:r>
    </w:p>
    <w:p w14:paraId="2F8D5EB0" w14:textId="70973DA8" w:rsidR="5135AB91" w:rsidRDefault="5135AB91" w:rsidP="3DB5E6C4">
      <w:pPr>
        <w:spacing w:after="0"/>
        <w:ind w:firstLine="720"/>
        <w:jc w:val="both"/>
        <w:rPr>
          <w:rFonts w:ascii="Times New Roman" w:eastAsia="Times New Roman" w:hAnsi="Times New Roman" w:cs="Times New Roman"/>
          <w:lang w:val="en-US"/>
        </w:rPr>
      </w:pPr>
      <w:r w:rsidRPr="007A3639">
        <w:rPr>
          <w:rFonts w:ascii="Times New Roman" w:eastAsia="Times New Roman" w:hAnsi="Times New Roman" w:cs="Times New Roman"/>
          <w:lang w:val="sv-SE"/>
        </w:rPr>
        <w:t xml:space="preserve">Aristawidya, W. A., &amp; Rahardi, M. (2025). </w:t>
      </w:r>
      <w:r w:rsidRPr="3DB5E6C4">
        <w:rPr>
          <w:rFonts w:ascii="Times New Roman" w:eastAsia="Times New Roman" w:hAnsi="Times New Roman" w:cs="Times New Roman"/>
          <w:lang w:val="en-US"/>
        </w:rPr>
        <w:t xml:space="preserve">A Hybrid Approach to Music Recommendations Based on Audio Similarity Using Autoencoder and </w:t>
      </w:r>
      <w:proofErr w:type="spellStart"/>
      <w:r w:rsidRPr="3DB5E6C4">
        <w:rPr>
          <w:rFonts w:ascii="Times New Roman" w:eastAsia="Times New Roman" w:hAnsi="Times New Roman" w:cs="Times New Roman"/>
          <w:lang w:val="en-US"/>
        </w:rPr>
        <w:t>LightGBM</w:t>
      </w:r>
      <w:proofErr w:type="spellEnd"/>
      <w:r w:rsidRPr="3DB5E6C4">
        <w:rPr>
          <w:rFonts w:ascii="Times New Roman" w:eastAsia="Times New Roman" w:hAnsi="Times New Roman" w:cs="Times New Roman"/>
          <w:lang w:val="en-US"/>
        </w:rPr>
        <w:t xml:space="preserve">. </w:t>
      </w:r>
      <w:r w:rsidRPr="3DB5E6C4">
        <w:rPr>
          <w:rFonts w:ascii="Times New Roman" w:eastAsia="Times New Roman" w:hAnsi="Times New Roman" w:cs="Times New Roman"/>
          <w:i/>
          <w:lang w:val="en-US"/>
        </w:rPr>
        <w:t>Journal of Applied Informatics and Computing (JAIC)</w:t>
      </w:r>
      <w:r w:rsidRPr="3DB5E6C4">
        <w:rPr>
          <w:rFonts w:ascii="Times New Roman" w:eastAsia="Times New Roman" w:hAnsi="Times New Roman" w:cs="Times New Roman"/>
          <w:lang w:val="en-US"/>
        </w:rPr>
        <w:t>, 9(6), 3191-3197.</w:t>
      </w:r>
    </w:p>
    <w:p w14:paraId="4BF6598D" w14:textId="75C82404" w:rsidR="3DB5E6C4" w:rsidRDefault="3DB5E6C4" w:rsidP="3DB5E6C4">
      <w:pPr>
        <w:spacing w:after="0"/>
        <w:jc w:val="both"/>
        <w:rPr>
          <w:rFonts w:ascii="Times New Roman" w:eastAsia="Times New Roman" w:hAnsi="Times New Roman" w:cs="Times New Roman"/>
          <w:lang w:val="en-US"/>
        </w:rPr>
      </w:pPr>
    </w:p>
    <w:p w14:paraId="2E8205F6" w14:textId="60BFB135" w:rsidR="5135AB91" w:rsidRPr="002E0B53" w:rsidRDefault="5135AB91" w:rsidP="3DB5E6C4">
      <w:pPr>
        <w:spacing w:after="0" w:line="276" w:lineRule="auto"/>
        <w:ind w:firstLine="720"/>
        <w:jc w:val="both"/>
        <w:rPr>
          <w:rFonts w:ascii="Times New Roman" w:eastAsia="Times New Roman" w:hAnsi="Times New Roman" w:cs="Times New Roman"/>
          <w:lang w:val="en-US"/>
        </w:rPr>
      </w:pPr>
      <w:proofErr w:type="spellStart"/>
      <w:r w:rsidRPr="3DB5E6C4">
        <w:rPr>
          <w:rFonts w:ascii="Times New Roman" w:eastAsia="Times New Roman" w:hAnsi="Times New Roman" w:cs="Times New Roman"/>
          <w:lang w:val="en-US"/>
        </w:rPr>
        <w:t>Chongwarin</w:t>
      </w:r>
      <w:proofErr w:type="spellEnd"/>
      <w:r w:rsidRPr="3DB5E6C4">
        <w:rPr>
          <w:rFonts w:ascii="Times New Roman" w:eastAsia="Times New Roman" w:hAnsi="Times New Roman" w:cs="Times New Roman"/>
          <w:lang w:val="en-US"/>
        </w:rPr>
        <w:t xml:space="preserve">, J., </w:t>
      </w:r>
      <w:proofErr w:type="spellStart"/>
      <w:r w:rsidRPr="3DB5E6C4">
        <w:rPr>
          <w:rFonts w:ascii="Times New Roman" w:eastAsia="Times New Roman" w:hAnsi="Times New Roman" w:cs="Times New Roman"/>
          <w:lang w:val="en-US"/>
        </w:rPr>
        <w:t>Manorom</w:t>
      </w:r>
      <w:proofErr w:type="spellEnd"/>
      <w:r w:rsidRPr="3DB5E6C4">
        <w:rPr>
          <w:rFonts w:ascii="Times New Roman" w:eastAsia="Times New Roman" w:hAnsi="Times New Roman" w:cs="Times New Roman"/>
          <w:lang w:val="en-US"/>
        </w:rPr>
        <w:t xml:space="preserve">, P., </w:t>
      </w:r>
      <w:proofErr w:type="spellStart"/>
      <w:r w:rsidRPr="3DB5E6C4">
        <w:rPr>
          <w:rFonts w:ascii="Times New Roman" w:eastAsia="Times New Roman" w:hAnsi="Times New Roman" w:cs="Times New Roman"/>
          <w:lang w:val="en-US"/>
        </w:rPr>
        <w:t>Chaichuay</w:t>
      </w:r>
      <w:proofErr w:type="spellEnd"/>
      <w:r w:rsidRPr="3DB5E6C4">
        <w:rPr>
          <w:rFonts w:ascii="Times New Roman" w:eastAsia="Times New Roman" w:hAnsi="Times New Roman" w:cs="Times New Roman"/>
          <w:lang w:val="en-US"/>
        </w:rPr>
        <w:t xml:space="preserve">, V., Boongoen, T., Li, C., &amp; </w:t>
      </w:r>
      <w:proofErr w:type="spellStart"/>
      <w:r w:rsidRPr="3DB5E6C4">
        <w:rPr>
          <w:rFonts w:ascii="Times New Roman" w:eastAsia="Times New Roman" w:hAnsi="Times New Roman" w:cs="Times New Roman"/>
          <w:lang w:val="en-US"/>
        </w:rPr>
        <w:t>Chansanam</w:t>
      </w:r>
      <w:proofErr w:type="spellEnd"/>
      <w:r w:rsidRPr="3DB5E6C4">
        <w:rPr>
          <w:rFonts w:ascii="Times New Roman" w:eastAsia="Times New Roman" w:hAnsi="Times New Roman" w:cs="Times New Roman"/>
          <w:lang w:val="en-US"/>
        </w:rPr>
        <w:t xml:space="preserve">, W. (2024). Enhancing Book Recommendation Accuracy through User Rating Analysis and Collaborative Filtering Techniques: An Empirical Analysis. </w:t>
      </w:r>
      <w:r w:rsidRPr="3DB5E6C4">
        <w:rPr>
          <w:rFonts w:ascii="Times New Roman" w:eastAsia="Times New Roman" w:hAnsi="Times New Roman" w:cs="Times New Roman"/>
          <w:i/>
          <w:lang w:val="en-US"/>
        </w:rPr>
        <w:t>Journal of Telecommunications and the Digital Economy</w:t>
      </w:r>
      <w:r w:rsidRPr="3DB5E6C4">
        <w:rPr>
          <w:rFonts w:ascii="Times New Roman" w:eastAsia="Times New Roman" w:hAnsi="Times New Roman" w:cs="Times New Roman"/>
          <w:lang w:val="en-US"/>
        </w:rPr>
        <w:t xml:space="preserve">, 12(3), 51-72. </w:t>
      </w:r>
      <w:hyperlink r:id="rId27">
        <w:r w:rsidRPr="3DB5E6C4">
          <w:rPr>
            <w:rStyle w:val="Hyperlink"/>
            <w:rFonts w:ascii="Times New Roman" w:eastAsia="Times New Roman" w:hAnsi="Times New Roman" w:cs="Times New Roman"/>
            <w:lang w:val="en-US"/>
          </w:rPr>
          <w:t>https://doi.org/10.18080/jtde.v12n3.976</w:t>
        </w:r>
      </w:hyperlink>
    </w:p>
    <w:p w14:paraId="0B961817" w14:textId="7867FE85" w:rsidR="2124AB4E" w:rsidRPr="002E0B53" w:rsidRDefault="2124AB4E" w:rsidP="3DB5E6C4">
      <w:pPr>
        <w:spacing w:after="0" w:line="276" w:lineRule="auto"/>
        <w:jc w:val="both"/>
        <w:rPr>
          <w:rFonts w:ascii="Times New Roman" w:eastAsia="Times New Roman" w:hAnsi="Times New Roman" w:cs="Times New Roman"/>
          <w:lang w:val="en-US"/>
        </w:rPr>
      </w:pPr>
    </w:p>
    <w:p w14:paraId="703FABAC" w14:textId="7228958B" w:rsidR="5135AB91" w:rsidRPr="007A3639" w:rsidRDefault="5135AB91" w:rsidP="3DB5E6C4">
      <w:pPr>
        <w:spacing w:after="0" w:line="276" w:lineRule="auto"/>
        <w:ind w:firstLine="720"/>
        <w:jc w:val="both"/>
        <w:rPr>
          <w:rFonts w:ascii="Times New Roman" w:eastAsia="Times New Roman" w:hAnsi="Times New Roman" w:cs="Times New Roman"/>
          <w:lang w:val="sv-SE"/>
        </w:rPr>
      </w:pPr>
      <w:proofErr w:type="spellStart"/>
      <w:r w:rsidRPr="3DB5E6C4">
        <w:rPr>
          <w:rFonts w:ascii="Times New Roman" w:eastAsia="Times New Roman" w:hAnsi="Times New Roman" w:cs="Times New Roman"/>
          <w:lang w:val="en-US"/>
        </w:rPr>
        <w:t>Mar’atuttahirah</w:t>
      </w:r>
      <w:proofErr w:type="spellEnd"/>
      <w:r w:rsidRPr="3DB5E6C4">
        <w:rPr>
          <w:rFonts w:ascii="Times New Roman" w:eastAsia="Times New Roman" w:hAnsi="Times New Roman" w:cs="Times New Roman"/>
          <w:lang w:val="en-US"/>
        </w:rPr>
        <w:t xml:space="preserve">, </w:t>
      </w:r>
      <w:proofErr w:type="spellStart"/>
      <w:r w:rsidRPr="3DB5E6C4">
        <w:rPr>
          <w:rFonts w:ascii="Times New Roman" w:eastAsia="Times New Roman" w:hAnsi="Times New Roman" w:cs="Times New Roman"/>
          <w:lang w:val="en-US"/>
        </w:rPr>
        <w:t>Tunnisa</w:t>
      </w:r>
      <w:proofErr w:type="spellEnd"/>
      <w:r w:rsidRPr="3DB5E6C4">
        <w:rPr>
          <w:rFonts w:ascii="Times New Roman" w:eastAsia="Times New Roman" w:hAnsi="Times New Roman" w:cs="Times New Roman"/>
          <w:lang w:val="en-US"/>
        </w:rPr>
        <w:t xml:space="preserve">, K., Razak, D. F., Najwa, H., &amp; </w:t>
      </w:r>
      <w:proofErr w:type="spellStart"/>
      <w:r w:rsidRPr="3DB5E6C4">
        <w:rPr>
          <w:rFonts w:ascii="Times New Roman" w:eastAsia="Times New Roman" w:hAnsi="Times New Roman" w:cs="Times New Roman"/>
          <w:lang w:val="en-US"/>
        </w:rPr>
        <w:t>Fahrisal</w:t>
      </w:r>
      <w:proofErr w:type="spellEnd"/>
      <w:r w:rsidRPr="3DB5E6C4">
        <w:rPr>
          <w:rFonts w:ascii="Times New Roman" w:eastAsia="Times New Roman" w:hAnsi="Times New Roman" w:cs="Times New Roman"/>
          <w:lang w:val="en-US"/>
        </w:rPr>
        <w:t xml:space="preserve">, J. (2025). MSMEs Recommendation System using Item-Based Collaborative Filtering and </w:t>
      </w:r>
      <w:proofErr w:type="spellStart"/>
      <w:r w:rsidRPr="3DB5E6C4">
        <w:rPr>
          <w:rFonts w:ascii="Times New Roman" w:eastAsia="Times New Roman" w:hAnsi="Times New Roman" w:cs="Times New Roman"/>
          <w:lang w:val="en-US"/>
        </w:rPr>
        <w:t>LightGBM</w:t>
      </w:r>
      <w:proofErr w:type="spellEnd"/>
      <w:r w:rsidRPr="3DB5E6C4">
        <w:rPr>
          <w:rFonts w:ascii="Times New Roman" w:eastAsia="Times New Roman" w:hAnsi="Times New Roman" w:cs="Times New Roman"/>
          <w:lang w:val="en-US"/>
        </w:rPr>
        <w:t xml:space="preserve"> Machine Learning. </w:t>
      </w:r>
      <w:r w:rsidRPr="007A3639">
        <w:rPr>
          <w:rFonts w:ascii="Times New Roman" w:eastAsia="Times New Roman" w:hAnsi="Times New Roman" w:cs="Times New Roman"/>
          <w:i/>
          <w:lang w:val="sv-SE"/>
        </w:rPr>
        <w:t>Jurnal Teknik Informatika (JUTIF)</w:t>
      </w:r>
      <w:r w:rsidRPr="007A3639">
        <w:rPr>
          <w:rFonts w:ascii="Times New Roman" w:eastAsia="Times New Roman" w:hAnsi="Times New Roman" w:cs="Times New Roman"/>
          <w:lang w:val="sv-SE"/>
        </w:rPr>
        <w:t xml:space="preserve">, 6(5), 3832-3843. </w:t>
      </w:r>
      <w:hyperlink r:id="rId28">
        <w:r w:rsidRPr="007A3639">
          <w:rPr>
            <w:rStyle w:val="Hyperlink"/>
            <w:rFonts w:ascii="Times New Roman" w:eastAsia="Times New Roman" w:hAnsi="Times New Roman" w:cs="Times New Roman"/>
            <w:lang w:val="sv-SE"/>
          </w:rPr>
          <w:t>https://doi.org/10.52436/1.jutif.2025.6.5.5292</w:t>
        </w:r>
      </w:hyperlink>
    </w:p>
    <w:p w14:paraId="2194DE5E" w14:textId="5AA50DD2" w:rsidR="2124AB4E" w:rsidRPr="007A3639" w:rsidRDefault="2124AB4E" w:rsidP="3DB5E6C4">
      <w:pPr>
        <w:spacing w:after="0" w:line="276" w:lineRule="auto"/>
        <w:jc w:val="both"/>
        <w:rPr>
          <w:rFonts w:ascii="Times New Roman" w:eastAsia="Times New Roman" w:hAnsi="Times New Roman" w:cs="Times New Roman"/>
          <w:lang w:val="sv-SE"/>
        </w:rPr>
      </w:pPr>
    </w:p>
    <w:p w14:paraId="761742E8" w14:textId="47B416D5" w:rsidR="2124AB4E" w:rsidRPr="002E0B53" w:rsidRDefault="5135AB91" w:rsidP="3DB5E6C4">
      <w:pPr>
        <w:spacing w:after="0" w:line="276" w:lineRule="auto"/>
        <w:ind w:firstLine="720"/>
        <w:jc w:val="both"/>
        <w:rPr>
          <w:rFonts w:ascii="Times New Roman" w:eastAsia="Times New Roman" w:hAnsi="Times New Roman" w:cs="Times New Roman"/>
          <w:lang w:val="en-US"/>
        </w:rPr>
      </w:pPr>
      <w:r w:rsidRPr="007A3639">
        <w:rPr>
          <w:rFonts w:ascii="Times New Roman" w:eastAsia="Times New Roman" w:hAnsi="Times New Roman" w:cs="Times New Roman"/>
          <w:lang w:val="sv-SE"/>
        </w:rPr>
        <w:t xml:space="preserve">Ricci, F., Rokach, L., Shapira, B., &amp; Kantor, P. B. (Eds.). </w:t>
      </w:r>
      <w:r w:rsidRPr="0E03AE8B">
        <w:rPr>
          <w:rFonts w:ascii="Times New Roman" w:eastAsia="Times New Roman" w:hAnsi="Times New Roman" w:cs="Times New Roman"/>
          <w:lang w:val="en-US"/>
        </w:rPr>
        <w:t xml:space="preserve">(2011). </w:t>
      </w:r>
      <w:r w:rsidRPr="0E03AE8B">
        <w:rPr>
          <w:rFonts w:ascii="Times New Roman" w:eastAsia="Times New Roman" w:hAnsi="Times New Roman" w:cs="Times New Roman"/>
          <w:i/>
          <w:iCs/>
          <w:lang w:val="en-US"/>
        </w:rPr>
        <w:t>Recommender Systems Handbook</w:t>
      </w:r>
      <w:r w:rsidRPr="0E03AE8B">
        <w:rPr>
          <w:rFonts w:ascii="Times New Roman" w:eastAsia="Times New Roman" w:hAnsi="Times New Roman" w:cs="Times New Roman"/>
          <w:lang w:val="en-US"/>
        </w:rPr>
        <w:t>. Springer US.</w:t>
      </w:r>
    </w:p>
    <w:p w14:paraId="1DEEFFA4" w14:textId="7E1F0119" w:rsidR="002E44F0" w:rsidRDefault="002E44F0" w:rsidP="28795639">
      <w:pPr>
        <w:spacing w:line="276" w:lineRule="auto"/>
        <w:rPr>
          <w:rFonts w:ascii="Times New Roman" w:eastAsia="Times New Roman" w:hAnsi="Times New Roman" w:cs="Times New Roman"/>
        </w:rPr>
      </w:pPr>
    </w:p>
    <w:p w14:paraId="581E0BEF" w14:textId="77777777" w:rsidR="00D422B4" w:rsidRDefault="00D422B4">
      <w:pPr>
        <w:rPr>
          <w:rFonts w:ascii="Times New Roman" w:eastAsia="Times New Roman" w:hAnsi="Times New Roman" w:cs="Times New Roman"/>
        </w:rPr>
        <w:sectPr w:rsidR="00D422B4" w:rsidSect="006C0598">
          <w:headerReference w:type="first" r:id="rId29"/>
          <w:pgSz w:w="11907" w:h="16839"/>
          <w:pgMar w:top="1701" w:right="1701" w:bottom="2268" w:left="1701" w:header="708" w:footer="708" w:gutter="0"/>
          <w:cols w:space="708"/>
          <w:titlePg/>
          <w:docGrid w:linePitch="360"/>
        </w:sectPr>
      </w:pPr>
    </w:p>
    <w:p w14:paraId="298C62BE" w14:textId="4AE8F57D" w:rsidR="28795639" w:rsidRPr="002E0B53" w:rsidRDefault="53E0A4D6" w:rsidP="28795639">
      <w:pPr>
        <w:spacing w:line="276" w:lineRule="auto"/>
        <w:rPr>
          <w:rFonts w:ascii="Times New Roman" w:eastAsia="Times New Roman" w:hAnsi="Times New Roman" w:cs="Times New Roman"/>
          <w:b/>
          <w:bCs/>
        </w:rPr>
      </w:pPr>
      <w:r w:rsidRPr="002E0B53">
        <w:rPr>
          <w:rFonts w:ascii="Times New Roman" w:eastAsia="Times New Roman" w:hAnsi="Times New Roman" w:cs="Times New Roman"/>
          <w:b/>
          <w:bCs/>
        </w:rPr>
        <w:t>LAMPIRAN</w:t>
      </w:r>
    </w:p>
    <w:tbl>
      <w:tblPr>
        <w:tblStyle w:val="TableGrid"/>
        <w:tblW w:w="0" w:type="auto"/>
        <w:tblLayout w:type="fixed"/>
        <w:tblLook w:val="06A0" w:firstRow="1" w:lastRow="0" w:firstColumn="1" w:lastColumn="0" w:noHBand="1" w:noVBand="1"/>
      </w:tblPr>
      <w:tblGrid>
        <w:gridCol w:w="3465"/>
        <w:gridCol w:w="787"/>
        <w:gridCol w:w="1418"/>
        <w:gridCol w:w="2835"/>
      </w:tblGrid>
      <w:tr w:rsidR="53E0A4D6" w:rsidRPr="002E0B53" w14:paraId="60427D6C" w14:textId="77777777" w:rsidTr="53E0A4D6">
        <w:trPr>
          <w:trHeight w:val="300"/>
        </w:trPr>
        <w:tc>
          <w:tcPr>
            <w:tcW w:w="3465" w:type="dxa"/>
          </w:tcPr>
          <w:p w14:paraId="4D8C3890" w14:textId="3D4879B9"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Nama</w:t>
            </w:r>
          </w:p>
        </w:tc>
        <w:tc>
          <w:tcPr>
            <w:tcW w:w="2205" w:type="dxa"/>
            <w:gridSpan w:val="2"/>
          </w:tcPr>
          <w:p w14:paraId="253501ED" w14:textId="6107CED3"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NIM</w:t>
            </w:r>
          </w:p>
        </w:tc>
        <w:tc>
          <w:tcPr>
            <w:tcW w:w="2835" w:type="dxa"/>
          </w:tcPr>
          <w:p w14:paraId="22F5744F" w14:textId="5F66C556"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Posisi</w:t>
            </w:r>
          </w:p>
        </w:tc>
      </w:tr>
      <w:tr w:rsidR="53E0A4D6" w:rsidRPr="002E0B53" w14:paraId="59D5C89F" w14:textId="77777777" w:rsidTr="53E0A4D6">
        <w:trPr>
          <w:trHeight w:val="300"/>
        </w:trPr>
        <w:tc>
          <w:tcPr>
            <w:tcW w:w="3465" w:type="dxa"/>
          </w:tcPr>
          <w:p w14:paraId="47154E9F" w14:textId="0A1982D4"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Teguh Ilham Saputra</w:t>
            </w:r>
          </w:p>
        </w:tc>
        <w:tc>
          <w:tcPr>
            <w:tcW w:w="2205" w:type="dxa"/>
            <w:gridSpan w:val="2"/>
          </w:tcPr>
          <w:p w14:paraId="2E4C8797" w14:textId="3D02F84C"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2802515141</w:t>
            </w:r>
          </w:p>
        </w:tc>
        <w:tc>
          <w:tcPr>
            <w:tcW w:w="2835" w:type="dxa"/>
          </w:tcPr>
          <w:p w14:paraId="1BB541E6" w14:textId="79BACE04"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Ketua</w:t>
            </w:r>
          </w:p>
        </w:tc>
      </w:tr>
      <w:tr w:rsidR="53E0A4D6" w:rsidRPr="002E0B53" w14:paraId="5C700FCC" w14:textId="77777777" w:rsidTr="53E0A4D6">
        <w:trPr>
          <w:trHeight w:val="300"/>
        </w:trPr>
        <w:tc>
          <w:tcPr>
            <w:tcW w:w="3465" w:type="dxa"/>
          </w:tcPr>
          <w:p w14:paraId="0917E57A" w14:textId="4C5B63C5"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Early Achiril Putra</w:t>
            </w:r>
          </w:p>
        </w:tc>
        <w:tc>
          <w:tcPr>
            <w:tcW w:w="2205" w:type="dxa"/>
            <w:gridSpan w:val="2"/>
          </w:tcPr>
          <w:p w14:paraId="1D96271F" w14:textId="6B78E244"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2802515261</w:t>
            </w:r>
          </w:p>
        </w:tc>
        <w:tc>
          <w:tcPr>
            <w:tcW w:w="2835" w:type="dxa"/>
          </w:tcPr>
          <w:p w14:paraId="63F2D7EF" w14:textId="6A50F425"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Wakil</w:t>
            </w:r>
          </w:p>
        </w:tc>
      </w:tr>
      <w:tr w:rsidR="53E0A4D6" w:rsidRPr="002E0B53" w14:paraId="53412597" w14:textId="77777777" w:rsidTr="53E0A4D6">
        <w:trPr>
          <w:trHeight w:val="300"/>
        </w:trPr>
        <w:tc>
          <w:tcPr>
            <w:tcW w:w="3465" w:type="dxa"/>
          </w:tcPr>
          <w:p w14:paraId="222CA4DC" w14:textId="346F72D2"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 xml:space="preserve">Jeremy </w:t>
            </w:r>
            <w:proofErr w:type="spellStart"/>
            <w:r w:rsidRPr="002E0B53">
              <w:rPr>
                <w:rFonts w:ascii="Times New Roman" w:eastAsia="Times New Roman" w:hAnsi="Times New Roman" w:cs="Times New Roman"/>
              </w:rPr>
              <w:t>Arden</w:t>
            </w:r>
            <w:proofErr w:type="spellEnd"/>
            <w:r w:rsidRPr="002E0B53">
              <w:rPr>
                <w:rFonts w:ascii="Times New Roman" w:eastAsia="Times New Roman" w:hAnsi="Times New Roman" w:cs="Times New Roman"/>
              </w:rPr>
              <w:t xml:space="preserve"> Aryanto</w:t>
            </w:r>
          </w:p>
        </w:tc>
        <w:tc>
          <w:tcPr>
            <w:tcW w:w="2205" w:type="dxa"/>
            <w:gridSpan w:val="2"/>
          </w:tcPr>
          <w:p w14:paraId="42753066" w14:textId="1B40E28C"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2802404343</w:t>
            </w:r>
          </w:p>
        </w:tc>
        <w:tc>
          <w:tcPr>
            <w:tcW w:w="2835" w:type="dxa"/>
          </w:tcPr>
          <w:p w14:paraId="39EAE293" w14:textId="6FFEB1B1"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Anggota</w:t>
            </w:r>
          </w:p>
        </w:tc>
      </w:tr>
      <w:tr w:rsidR="53E0A4D6" w:rsidRPr="002E0B53" w14:paraId="355EC7C7" w14:textId="77777777" w:rsidTr="53E0A4D6">
        <w:trPr>
          <w:trHeight w:val="300"/>
        </w:trPr>
        <w:tc>
          <w:tcPr>
            <w:tcW w:w="3465" w:type="dxa"/>
          </w:tcPr>
          <w:p w14:paraId="00A39346" w14:textId="67361274"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 xml:space="preserve">Jeremy Nicholas </w:t>
            </w:r>
            <w:proofErr w:type="spellStart"/>
            <w:r w:rsidRPr="002E0B53">
              <w:rPr>
                <w:rFonts w:ascii="Times New Roman" w:eastAsia="Times New Roman" w:hAnsi="Times New Roman" w:cs="Times New Roman"/>
              </w:rPr>
              <w:t>Ethlan</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Lugito</w:t>
            </w:r>
            <w:proofErr w:type="spellEnd"/>
          </w:p>
        </w:tc>
        <w:tc>
          <w:tcPr>
            <w:tcW w:w="2205" w:type="dxa"/>
            <w:gridSpan w:val="2"/>
          </w:tcPr>
          <w:p w14:paraId="0BCA31A8" w14:textId="3A0A0E28"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2802402363</w:t>
            </w:r>
          </w:p>
        </w:tc>
        <w:tc>
          <w:tcPr>
            <w:tcW w:w="2835" w:type="dxa"/>
          </w:tcPr>
          <w:p w14:paraId="0EE8B267" w14:textId="3FA30437"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Anggota</w:t>
            </w:r>
          </w:p>
        </w:tc>
      </w:tr>
      <w:tr w:rsidR="53E0A4D6" w:rsidRPr="002E0B53" w14:paraId="28EFE9BE" w14:textId="77777777" w:rsidTr="53E0A4D6">
        <w:trPr>
          <w:trHeight w:val="300"/>
        </w:trPr>
        <w:tc>
          <w:tcPr>
            <w:tcW w:w="4252" w:type="dxa"/>
            <w:gridSpan w:val="2"/>
          </w:tcPr>
          <w:p w14:paraId="0683C607" w14:textId="5668F02C"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Nama</w:t>
            </w:r>
          </w:p>
        </w:tc>
        <w:tc>
          <w:tcPr>
            <w:tcW w:w="4252" w:type="dxa"/>
            <w:gridSpan w:val="2"/>
          </w:tcPr>
          <w:p w14:paraId="3EF32E0B" w14:textId="6151EF01"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Tugas</w:t>
            </w:r>
          </w:p>
        </w:tc>
      </w:tr>
      <w:tr w:rsidR="53E0A4D6" w:rsidRPr="002E0B53" w14:paraId="77EA94FB" w14:textId="77777777" w:rsidTr="53E0A4D6">
        <w:trPr>
          <w:trHeight w:val="300"/>
        </w:trPr>
        <w:tc>
          <w:tcPr>
            <w:tcW w:w="4252" w:type="dxa"/>
            <w:gridSpan w:val="2"/>
          </w:tcPr>
          <w:p w14:paraId="19B15A00" w14:textId="42C8FB2E"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Teguh Ilham Saputra</w:t>
            </w:r>
          </w:p>
        </w:tc>
        <w:tc>
          <w:tcPr>
            <w:tcW w:w="4252" w:type="dxa"/>
            <w:gridSpan w:val="2"/>
          </w:tcPr>
          <w:p w14:paraId="6F4A4C88" w14:textId="5CD35E86" w:rsidR="53E0A4D6" w:rsidRPr="002E0B53" w:rsidRDefault="3DB5E6C4" w:rsidP="53E0A4D6">
            <w:pPr>
              <w:rPr>
                <w:rFonts w:ascii="Times New Roman" w:eastAsia="Times New Roman" w:hAnsi="Times New Roman" w:cs="Times New Roman"/>
                <w:b/>
                <w:bCs/>
              </w:rPr>
            </w:pPr>
            <w:r w:rsidRPr="3DB5E6C4">
              <w:rPr>
                <w:rFonts w:ascii="Times New Roman" w:eastAsia="Times New Roman" w:hAnsi="Times New Roman" w:cs="Times New Roman"/>
                <w:b/>
                <w:bCs/>
              </w:rPr>
              <w:t xml:space="preserve">Membuat Skema dan </w:t>
            </w:r>
            <w:proofErr w:type="spellStart"/>
            <w:r w:rsidR="53E0A4D6" w:rsidRPr="002E0B53">
              <w:rPr>
                <w:rFonts w:ascii="Times New Roman" w:eastAsia="Times New Roman" w:hAnsi="Times New Roman" w:cs="Times New Roman"/>
                <w:b/>
                <w:bCs/>
              </w:rPr>
              <w:t>Training</w:t>
            </w:r>
            <w:proofErr w:type="spellEnd"/>
            <w:r w:rsidR="53E0A4D6" w:rsidRPr="002E0B53">
              <w:rPr>
                <w:rFonts w:ascii="Times New Roman" w:eastAsia="Times New Roman" w:hAnsi="Times New Roman" w:cs="Times New Roman"/>
                <w:b/>
                <w:bCs/>
              </w:rPr>
              <w:t xml:space="preserve"> AI</w:t>
            </w:r>
          </w:p>
        </w:tc>
      </w:tr>
      <w:tr w:rsidR="53E0A4D6" w:rsidRPr="002E0B53" w14:paraId="29BE0BEE" w14:textId="77777777" w:rsidTr="53E0A4D6">
        <w:trPr>
          <w:trHeight w:val="300"/>
        </w:trPr>
        <w:tc>
          <w:tcPr>
            <w:tcW w:w="4252" w:type="dxa"/>
            <w:gridSpan w:val="2"/>
          </w:tcPr>
          <w:p w14:paraId="3990DABE" w14:textId="146F964D"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Early Achiril Putra</w:t>
            </w:r>
          </w:p>
        </w:tc>
        <w:tc>
          <w:tcPr>
            <w:tcW w:w="4252" w:type="dxa"/>
            <w:gridSpan w:val="2"/>
          </w:tcPr>
          <w:p w14:paraId="421DD02A" w14:textId="47B3C83B"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 xml:space="preserve">Membuat </w:t>
            </w:r>
            <w:proofErr w:type="spellStart"/>
            <w:r w:rsidRPr="002E0B53">
              <w:rPr>
                <w:rFonts w:ascii="Times New Roman" w:eastAsia="Times New Roman" w:hAnsi="Times New Roman" w:cs="Times New Roman"/>
                <w:b/>
                <w:bCs/>
              </w:rPr>
              <w:t>backend</w:t>
            </w:r>
            <w:proofErr w:type="spellEnd"/>
          </w:p>
        </w:tc>
      </w:tr>
      <w:tr w:rsidR="53E0A4D6" w:rsidRPr="002E0B53" w14:paraId="757BDF56" w14:textId="77777777" w:rsidTr="53E0A4D6">
        <w:trPr>
          <w:trHeight w:val="300"/>
        </w:trPr>
        <w:tc>
          <w:tcPr>
            <w:tcW w:w="4252" w:type="dxa"/>
            <w:gridSpan w:val="2"/>
          </w:tcPr>
          <w:p w14:paraId="037396F2" w14:textId="23BBD8B4"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 xml:space="preserve">Jeremy </w:t>
            </w:r>
            <w:proofErr w:type="spellStart"/>
            <w:r w:rsidRPr="002E0B53">
              <w:rPr>
                <w:rFonts w:ascii="Times New Roman" w:eastAsia="Times New Roman" w:hAnsi="Times New Roman" w:cs="Times New Roman"/>
              </w:rPr>
              <w:t>Arden</w:t>
            </w:r>
            <w:proofErr w:type="spellEnd"/>
            <w:r w:rsidRPr="002E0B53">
              <w:rPr>
                <w:rFonts w:ascii="Times New Roman" w:eastAsia="Times New Roman" w:hAnsi="Times New Roman" w:cs="Times New Roman"/>
              </w:rPr>
              <w:t xml:space="preserve"> Aryanto</w:t>
            </w:r>
          </w:p>
        </w:tc>
        <w:tc>
          <w:tcPr>
            <w:tcW w:w="4252" w:type="dxa"/>
            <w:gridSpan w:val="2"/>
          </w:tcPr>
          <w:p w14:paraId="0C40639B" w14:textId="043B195F"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 xml:space="preserve">Membuat </w:t>
            </w:r>
            <w:proofErr w:type="spellStart"/>
            <w:r w:rsidRPr="002E0B53">
              <w:rPr>
                <w:rFonts w:ascii="Times New Roman" w:eastAsia="Times New Roman" w:hAnsi="Times New Roman" w:cs="Times New Roman"/>
                <w:b/>
                <w:bCs/>
              </w:rPr>
              <w:t>frontend</w:t>
            </w:r>
            <w:proofErr w:type="spellEnd"/>
            <w:r w:rsidR="00F570E0">
              <w:rPr>
                <w:rFonts w:ascii="Times New Roman" w:eastAsia="Times New Roman" w:hAnsi="Times New Roman" w:cs="Times New Roman"/>
                <w:b/>
                <w:bCs/>
              </w:rPr>
              <w:t>, membuat proposal</w:t>
            </w:r>
          </w:p>
        </w:tc>
      </w:tr>
      <w:tr w:rsidR="53E0A4D6" w:rsidRPr="002E0B53" w14:paraId="70C8E658" w14:textId="77777777" w:rsidTr="53E0A4D6">
        <w:trPr>
          <w:trHeight w:val="300"/>
        </w:trPr>
        <w:tc>
          <w:tcPr>
            <w:tcW w:w="4252" w:type="dxa"/>
            <w:gridSpan w:val="2"/>
          </w:tcPr>
          <w:p w14:paraId="45E2E696" w14:textId="38F70100" w:rsidR="53E0A4D6" w:rsidRPr="002E0B53" w:rsidRDefault="53E0A4D6" w:rsidP="53E0A4D6">
            <w:pPr>
              <w:rPr>
                <w:rFonts w:ascii="Times New Roman" w:eastAsia="Times New Roman" w:hAnsi="Times New Roman" w:cs="Times New Roman"/>
              </w:rPr>
            </w:pPr>
            <w:r w:rsidRPr="002E0B53">
              <w:rPr>
                <w:rFonts w:ascii="Times New Roman" w:eastAsia="Times New Roman" w:hAnsi="Times New Roman" w:cs="Times New Roman"/>
              </w:rPr>
              <w:t xml:space="preserve">Jeremy Nicholas </w:t>
            </w:r>
            <w:proofErr w:type="spellStart"/>
            <w:r w:rsidRPr="002E0B53">
              <w:rPr>
                <w:rFonts w:ascii="Times New Roman" w:eastAsia="Times New Roman" w:hAnsi="Times New Roman" w:cs="Times New Roman"/>
              </w:rPr>
              <w:t>Ethlan</w:t>
            </w:r>
            <w:proofErr w:type="spellEnd"/>
            <w:r w:rsidRPr="002E0B53">
              <w:rPr>
                <w:rFonts w:ascii="Times New Roman" w:eastAsia="Times New Roman" w:hAnsi="Times New Roman" w:cs="Times New Roman"/>
              </w:rPr>
              <w:t xml:space="preserve"> </w:t>
            </w:r>
            <w:proofErr w:type="spellStart"/>
            <w:r w:rsidRPr="002E0B53">
              <w:rPr>
                <w:rFonts w:ascii="Times New Roman" w:eastAsia="Times New Roman" w:hAnsi="Times New Roman" w:cs="Times New Roman"/>
              </w:rPr>
              <w:t>Lugito</w:t>
            </w:r>
            <w:proofErr w:type="spellEnd"/>
          </w:p>
        </w:tc>
        <w:tc>
          <w:tcPr>
            <w:tcW w:w="4252" w:type="dxa"/>
            <w:gridSpan w:val="2"/>
          </w:tcPr>
          <w:p w14:paraId="75493F79" w14:textId="67579633" w:rsidR="53E0A4D6" w:rsidRPr="002E0B53" w:rsidRDefault="53E0A4D6" w:rsidP="53E0A4D6">
            <w:pPr>
              <w:rPr>
                <w:rFonts w:ascii="Times New Roman" w:eastAsia="Times New Roman" w:hAnsi="Times New Roman" w:cs="Times New Roman"/>
                <w:b/>
                <w:bCs/>
              </w:rPr>
            </w:pPr>
            <w:r w:rsidRPr="002E0B53">
              <w:rPr>
                <w:rFonts w:ascii="Times New Roman" w:eastAsia="Times New Roman" w:hAnsi="Times New Roman" w:cs="Times New Roman"/>
                <w:b/>
                <w:bCs/>
              </w:rPr>
              <w:t>Membuat proposal</w:t>
            </w:r>
          </w:p>
        </w:tc>
      </w:tr>
    </w:tbl>
    <w:p w14:paraId="64D1C5A9" w14:textId="19F13111" w:rsidR="53E0A4D6" w:rsidRPr="002E0B53" w:rsidRDefault="53E0A4D6" w:rsidP="53E0A4D6">
      <w:pPr>
        <w:spacing w:line="276" w:lineRule="auto"/>
        <w:rPr>
          <w:rFonts w:ascii="Times New Roman" w:eastAsia="Times New Roman" w:hAnsi="Times New Roman" w:cs="Times New Roman"/>
          <w:b/>
          <w:bCs/>
        </w:rPr>
      </w:pPr>
    </w:p>
    <w:p w14:paraId="2BE02925" w14:textId="04E2DE2F" w:rsidR="60E55206" w:rsidRDefault="4D10F09D" w:rsidP="60E55206">
      <w:pPr>
        <w:spacing w:line="276" w:lineRule="auto"/>
        <w:rPr>
          <w:rFonts w:ascii="Times New Roman" w:eastAsia="Times New Roman" w:hAnsi="Times New Roman" w:cs="Times New Roman"/>
        </w:rPr>
      </w:pPr>
      <w:proofErr w:type="spellStart"/>
      <w:r w:rsidRPr="4D10F09D">
        <w:rPr>
          <w:rFonts w:ascii="Times New Roman" w:eastAsia="Times New Roman" w:hAnsi="Times New Roman" w:cs="Times New Roman"/>
        </w:rPr>
        <w:t>Functionality</w:t>
      </w:r>
      <w:proofErr w:type="spellEnd"/>
      <w:r w:rsidR="7E9BDB93" w:rsidRPr="7E9BDB93">
        <w:rPr>
          <w:rFonts w:ascii="Times New Roman" w:eastAsia="Times New Roman" w:hAnsi="Times New Roman" w:cs="Times New Roman"/>
        </w:rPr>
        <w:t xml:space="preserve"> </w:t>
      </w:r>
      <w:r w:rsidR="494978CA" w:rsidRPr="494978CA">
        <w:rPr>
          <w:rFonts w:ascii="Times New Roman" w:eastAsia="Times New Roman" w:hAnsi="Times New Roman" w:cs="Times New Roman"/>
        </w:rPr>
        <w:t xml:space="preserve">AI </w:t>
      </w:r>
      <w:proofErr w:type="spellStart"/>
      <w:r w:rsidR="296AE36B" w:rsidRPr="5A03B43C">
        <w:rPr>
          <w:rFonts w:ascii="Times New Roman" w:eastAsia="Times New Roman" w:hAnsi="Times New Roman" w:cs="Times New Roman"/>
        </w:rPr>
        <w:t>Dasboard</w:t>
      </w:r>
      <w:proofErr w:type="spellEnd"/>
      <w:r w:rsidR="296AE36B" w:rsidRPr="5A03B43C">
        <w:rPr>
          <w:rFonts w:ascii="Times New Roman" w:eastAsia="Times New Roman" w:hAnsi="Times New Roman" w:cs="Times New Roman"/>
        </w:rPr>
        <w:t xml:space="preserve"> </w:t>
      </w:r>
      <w:r w:rsidR="2DE1640A" w:rsidRPr="5A03B43C">
        <w:rPr>
          <w:rFonts w:ascii="Times New Roman" w:eastAsia="Times New Roman" w:hAnsi="Times New Roman" w:cs="Times New Roman"/>
        </w:rPr>
        <w:t xml:space="preserve"> </w:t>
      </w:r>
      <w:proofErr w:type="spellStart"/>
      <w:r w:rsidR="4B007FAD" w:rsidRPr="5A03B43C">
        <w:rPr>
          <w:rFonts w:ascii="Times New Roman" w:eastAsia="Times New Roman" w:hAnsi="Times New Roman" w:cs="Times New Roman"/>
        </w:rPr>
        <w:t>interface</w:t>
      </w:r>
      <w:proofErr w:type="spellEnd"/>
    </w:p>
    <w:p w14:paraId="44462BD3" w14:textId="65210EA4" w:rsidR="28795639" w:rsidRDefault="00C50A61" w:rsidP="53E0A4D6">
      <w:pPr>
        <w:spacing w:line="276" w:lineRule="auto"/>
        <w:rPr>
          <w:rFonts w:ascii="Times New Roman" w:hAnsi="Times New Roman" w:cs="Times New Roman"/>
        </w:rPr>
      </w:pPr>
      <w:r w:rsidRPr="00C50A61">
        <w:rPr>
          <w:rFonts w:ascii="Times New Roman" w:hAnsi="Times New Roman" w:cs="Times New Roman"/>
          <w:noProof/>
        </w:rPr>
        <w:drawing>
          <wp:inline distT="0" distB="0" distL="0" distR="0" wp14:anchorId="2237B4AF" wp14:editId="67C5E727">
            <wp:extent cx="5400675" cy="2931160"/>
            <wp:effectExtent l="0" t="0" r="9525" b="2540"/>
            <wp:docPr id="11717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72989" name=""/>
                    <pic:cNvPicPr/>
                  </pic:nvPicPr>
                  <pic:blipFill>
                    <a:blip r:embed="rId30"/>
                    <a:stretch>
                      <a:fillRect/>
                    </a:stretch>
                  </pic:blipFill>
                  <pic:spPr>
                    <a:xfrm>
                      <a:off x="0" y="0"/>
                      <a:ext cx="5400675" cy="2931160"/>
                    </a:xfrm>
                    <a:prstGeom prst="rect">
                      <a:avLst/>
                    </a:prstGeom>
                  </pic:spPr>
                </pic:pic>
              </a:graphicData>
            </a:graphic>
          </wp:inline>
        </w:drawing>
      </w:r>
    </w:p>
    <w:p w14:paraId="266574E6" w14:textId="5D515F09" w:rsidR="00380147" w:rsidRDefault="00380147" w:rsidP="53E0A4D6">
      <w:pPr>
        <w:spacing w:line="276" w:lineRule="auto"/>
      </w:pPr>
      <w:r>
        <w:t xml:space="preserve">Link </w:t>
      </w:r>
      <w:r w:rsidR="009058BC">
        <w:t xml:space="preserve">Folder </w:t>
      </w:r>
      <w:proofErr w:type="spellStart"/>
      <w:r w:rsidR="009058BC">
        <w:t>Drive</w:t>
      </w:r>
      <w:proofErr w:type="spellEnd"/>
    </w:p>
    <w:p w14:paraId="2F7269E6" w14:textId="7944D993" w:rsidR="28795639" w:rsidRDefault="00380147" w:rsidP="53E0A4D6">
      <w:pPr>
        <w:spacing w:line="276" w:lineRule="auto"/>
        <w:rPr>
          <w:rFonts w:ascii="Times New Roman" w:hAnsi="Times New Roman" w:cs="Times New Roman"/>
        </w:rPr>
      </w:pPr>
      <w:hyperlink r:id="rId31" w:history="1">
        <w:r w:rsidRPr="00432BED">
          <w:rPr>
            <w:rStyle w:val="Hyperlink"/>
            <w:rFonts w:ascii="Times New Roman" w:hAnsi="Times New Roman" w:cs="Times New Roman"/>
          </w:rPr>
          <w:t>https://drive.google.com/drive/folders/186lt3A7XJ0-OPCvFipwYfKQYsORPnwqz?usp=sharing</w:t>
        </w:r>
      </w:hyperlink>
      <w:r w:rsidR="003C2FE1">
        <w:rPr>
          <w:rFonts w:ascii="Times New Roman" w:hAnsi="Times New Roman" w:cs="Times New Roman"/>
        </w:rPr>
        <w:t xml:space="preserve"> </w:t>
      </w:r>
      <w:r w:rsidR="00963B5E">
        <w:rPr>
          <w:rFonts w:ascii="Times New Roman" w:hAnsi="Times New Roman" w:cs="Times New Roman"/>
        </w:rPr>
        <w:t xml:space="preserve"> </w:t>
      </w:r>
    </w:p>
    <w:p w14:paraId="05301D6F" w14:textId="05D1631A" w:rsidR="008A2697" w:rsidRDefault="008A2697" w:rsidP="53E0A4D6">
      <w:pPr>
        <w:spacing w:line="276" w:lineRule="auto"/>
      </w:pPr>
      <w:hyperlink r:id="rId32" w:history="1">
        <w:r w:rsidRPr="008A2697">
          <w:rPr>
            <w:rStyle w:val="Hyperlink"/>
            <w:rFonts w:ascii="Times New Roman" w:hAnsi="Times New Roman" w:cs="Times New Roman"/>
          </w:rPr>
          <w:t>https://drive.google.com/drive/folders/1xpfEfFySN8TB3HF0Alh6soYU01ma0NVC?usp=sharing</w:t>
        </w:r>
      </w:hyperlink>
    </w:p>
    <w:p w14:paraId="7A105279" w14:textId="1FFA7612" w:rsidR="004B42FE" w:rsidRDefault="004B42FE" w:rsidP="53E0A4D6">
      <w:pPr>
        <w:spacing w:line="276" w:lineRule="auto"/>
      </w:pPr>
      <w:r>
        <w:t xml:space="preserve">Link </w:t>
      </w:r>
      <w:proofErr w:type="spellStart"/>
      <w:r>
        <w:t>Source</w:t>
      </w:r>
      <w:proofErr w:type="spellEnd"/>
      <w:r>
        <w:t xml:space="preserve"> Code</w:t>
      </w:r>
    </w:p>
    <w:p w14:paraId="4988085D" w14:textId="3D201AF0" w:rsidR="004B42FE" w:rsidRPr="002E0B53" w:rsidRDefault="004B42FE" w:rsidP="53E0A4D6">
      <w:pPr>
        <w:spacing w:line="276" w:lineRule="auto"/>
        <w:rPr>
          <w:rFonts w:ascii="Times New Roman" w:hAnsi="Times New Roman" w:cs="Times New Roman"/>
        </w:rPr>
      </w:pPr>
      <w:hyperlink r:id="rId33" w:history="1">
        <w:r w:rsidRPr="004B42FE">
          <w:rPr>
            <w:rStyle w:val="Hyperlink"/>
            <w:rFonts w:ascii="Times New Roman" w:hAnsi="Times New Roman" w:cs="Times New Roman"/>
          </w:rPr>
          <w:t>https://github.com/Eyapa/BookBloom</w:t>
        </w:r>
      </w:hyperlink>
    </w:p>
    <w:sectPr w:rsidR="004B42FE" w:rsidRPr="002E0B53" w:rsidSect="006C0598">
      <w:footerReference w:type="first" r:id="rId34"/>
      <w:pgSz w:w="11907" w:h="16839"/>
      <w:pgMar w:top="1701" w:right="1701" w:bottom="226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B11EB" w14:textId="77777777" w:rsidR="007C793D" w:rsidRPr="000E6B94" w:rsidRDefault="007C793D">
      <w:pPr>
        <w:spacing w:after="0" w:line="240" w:lineRule="auto"/>
      </w:pPr>
      <w:r w:rsidRPr="000E6B94">
        <w:separator/>
      </w:r>
    </w:p>
  </w:endnote>
  <w:endnote w:type="continuationSeparator" w:id="0">
    <w:p w14:paraId="57133646" w14:textId="77777777" w:rsidR="007C793D" w:rsidRPr="000E6B94" w:rsidRDefault="007C793D">
      <w:pPr>
        <w:spacing w:after="0" w:line="240" w:lineRule="auto"/>
      </w:pPr>
      <w:r w:rsidRPr="000E6B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0000000000000000000"/>
    <w:charset w:val="80"/>
    <w:family w:val="roman"/>
    <w:notTrueType/>
    <w:pitch w:val="default"/>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44C9" w14:textId="3046D725" w:rsidR="009C0DD3" w:rsidRPr="000E6B94" w:rsidRDefault="00D83654">
    <w:pPr>
      <w:pStyle w:val="Footer"/>
      <w:jc w:val="right"/>
    </w:pPr>
    <w:sdt>
      <w:sdtPr>
        <w:id w:val="-10232191"/>
        <w:docPartObj>
          <w:docPartGallery w:val="Page Numbers (Bottom of Page)"/>
          <w:docPartUnique/>
        </w:docPartObj>
      </w:sdtPr>
      <w:sdtContent>
        <w:r w:rsidR="009C0DD3" w:rsidRPr="000E6B94">
          <w:fldChar w:fldCharType="begin"/>
        </w:r>
        <w:r w:rsidR="009C0DD3" w:rsidRPr="000E6B94">
          <w:instrText xml:space="preserve"> PAGE   \* MERGEFORMAT </w:instrText>
        </w:r>
        <w:r w:rsidR="009C0DD3" w:rsidRPr="000E6B94">
          <w:fldChar w:fldCharType="separate"/>
        </w:r>
        <w:r w:rsidR="009C0DD3" w:rsidRPr="000E6B94">
          <w:t>2</w:t>
        </w:r>
        <w:r w:rsidR="009C0DD3" w:rsidRPr="000E6B94">
          <w:fldChar w:fldCharType="end"/>
        </w:r>
      </w:sdtContent>
    </w:sdt>
  </w:p>
  <w:p w14:paraId="0BB36BD8" w14:textId="79FF725E" w:rsidR="4FB92D78" w:rsidRPr="000E6B94" w:rsidRDefault="4FB92D78" w:rsidP="4FB92D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EFEE264" w14:paraId="491014EA" w14:textId="77777777" w:rsidTr="1EFEE264">
      <w:trPr>
        <w:trHeight w:val="300"/>
      </w:trPr>
      <w:tc>
        <w:tcPr>
          <w:tcW w:w="2835" w:type="dxa"/>
        </w:tcPr>
        <w:p w14:paraId="273B87B8" w14:textId="22699799" w:rsidR="1EFEE264" w:rsidRDefault="1EFEE264" w:rsidP="1EFEE264">
          <w:pPr>
            <w:pStyle w:val="Header"/>
            <w:ind w:left="-115"/>
          </w:pPr>
        </w:p>
      </w:tc>
      <w:tc>
        <w:tcPr>
          <w:tcW w:w="2835" w:type="dxa"/>
        </w:tcPr>
        <w:p w14:paraId="50BD6CA9" w14:textId="6998E53E" w:rsidR="1EFEE264" w:rsidRDefault="1EFEE264" w:rsidP="1EFEE264">
          <w:pPr>
            <w:pStyle w:val="Header"/>
            <w:jc w:val="center"/>
          </w:pPr>
        </w:p>
      </w:tc>
      <w:tc>
        <w:tcPr>
          <w:tcW w:w="2835" w:type="dxa"/>
        </w:tcPr>
        <w:p w14:paraId="1172B13A" w14:textId="138EFACE" w:rsidR="1EFEE264" w:rsidRDefault="1EFEE264" w:rsidP="1EFEE264">
          <w:pPr>
            <w:pStyle w:val="Header"/>
            <w:ind w:right="-115"/>
            <w:jc w:val="right"/>
          </w:pPr>
        </w:p>
      </w:tc>
    </w:tr>
  </w:tbl>
  <w:p w14:paraId="4447FE5C" w14:textId="016B8E7A" w:rsidR="000160DE" w:rsidRDefault="000160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94C0" w14:textId="02C18366" w:rsidR="00F77F70" w:rsidRPr="000E6B94" w:rsidRDefault="00F77F70">
    <w:pPr>
      <w:pStyle w:val="Footer"/>
      <w:jc w:val="right"/>
    </w:pPr>
  </w:p>
  <w:p w14:paraId="28B3549B" w14:textId="77777777" w:rsidR="00F77F70" w:rsidRPr="000E6B94" w:rsidRDefault="00F77F70" w:rsidP="4FB92D7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971364"/>
      <w:docPartObj>
        <w:docPartGallery w:val="Page Numbers (Bottom of Page)"/>
        <w:docPartUnique/>
      </w:docPartObj>
    </w:sdtPr>
    <w:sdtContent>
      <w:p w14:paraId="151861E9" w14:textId="589CEADC" w:rsidR="00CB56EC" w:rsidRDefault="00CB56EC">
        <w:pPr>
          <w:pStyle w:val="Footer"/>
          <w:jc w:val="right"/>
        </w:pPr>
        <w:r>
          <w:fldChar w:fldCharType="begin"/>
        </w:r>
        <w:r>
          <w:instrText>PAGE   \* MERGEFORMAT</w:instrText>
        </w:r>
        <w:r>
          <w:fldChar w:fldCharType="separate"/>
        </w:r>
        <w:r>
          <w:t>2</w:t>
        </w:r>
        <w:r>
          <w:fldChar w:fldCharType="end"/>
        </w:r>
      </w:p>
    </w:sdtContent>
  </w:sdt>
  <w:p w14:paraId="076EF96F" w14:textId="77777777" w:rsidR="0051083C" w:rsidRPr="000E6B94" w:rsidRDefault="0051083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0863" w14:textId="77777777" w:rsidR="00F77F70" w:rsidRPr="000E6B94" w:rsidRDefault="00F77F70">
    <w:pPr>
      <w:pStyle w:val="Footer"/>
      <w:jc w:val="right"/>
    </w:pPr>
    <w:sdt>
      <w:sdtPr>
        <w:id w:val="2129280735"/>
        <w:docPartObj>
          <w:docPartGallery w:val="Page Numbers (Bottom of Page)"/>
          <w:docPartUnique/>
        </w:docPartObj>
      </w:sdtPr>
      <w:sdtContent>
        <w:r w:rsidRPr="000E6B94">
          <w:fldChar w:fldCharType="begin"/>
        </w:r>
        <w:r w:rsidRPr="000E6B94">
          <w:instrText xml:space="preserve"> PAGE   \* MERGEFORMAT </w:instrText>
        </w:r>
        <w:r w:rsidRPr="000E6B94">
          <w:fldChar w:fldCharType="separate"/>
        </w:r>
        <w:r w:rsidRPr="000E6B94">
          <w:t>2</w:t>
        </w:r>
        <w:r w:rsidRPr="000E6B94">
          <w:fldChar w:fldCharType="end"/>
        </w:r>
      </w:sdtContent>
    </w:sdt>
  </w:p>
  <w:p w14:paraId="5AB98512" w14:textId="77777777" w:rsidR="00F77F70" w:rsidRPr="000E6B94" w:rsidRDefault="00F77F70" w:rsidP="4FB92D7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C86A" w14:textId="77777777" w:rsidR="00D422B4" w:rsidRPr="000E6B94" w:rsidRDefault="00D422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FFC66" w14:textId="77777777" w:rsidR="007C793D" w:rsidRPr="000E6B94" w:rsidRDefault="007C793D">
      <w:pPr>
        <w:spacing w:after="0" w:line="240" w:lineRule="auto"/>
      </w:pPr>
      <w:r w:rsidRPr="000E6B94">
        <w:separator/>
      </w:r>
    </w:p>
  </w:footnote>
  <w:footnote w:type="continuationSeparator" w:id="0">
    <w:p w14:paraId="35CC4863" w14:textId="77777777" w:rsidR="007C793D" w:rsidRPr="000E6B94" w:rsidRDefault="007C793D">
      <w:pPr>
        <w:spacing w:after="0" w:line="240" w:lineRule="auto"/>
      </w:pPr>
      <w:r w:rsidRPr="000E6B9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5"/>
      <w:gridCol w:w="2835"/>
      <w:gridCol w:w="2835"/>
    </w:tblGrid>
    <w:tr w:rsidR="4FB92D78" w:rsidRPr="000E6B94" w14:paraId="7A94FFA8" w14:textId="77777777" w:rsidTr="4FB92D78">
      <w:trPr>
        <w:trHeight w:val="300"/>
      </w:trPr>
      <w:tc>
        <w:tcPr>
          <w:tcW w:w="2835" w:type="dxa"/>
        </w:tcPr>
        <w:p w14:paraId="339BB34A" w14:textId="561CE73E" w:rsidR="4FB92D78" w:rsidRPr="000E6B94" w:rsidRDefault="4FB92D78" w:rsidP="4FB92D78">
          <w:pPr>
            <w:pStyle w:val="Header"/>
            <w:ind w:left="-115"/>
          </w:pPr>
        </w:p>
      </w:tc>
      <w:tc>
        <w:tcPr>
          <w:tcW w:w="2835" w:type="dxa"/>
        </w:tcPr>
        <w:p w14:paraId="5D617EAD" w14:textId="0C29FC1A" w:rsidR="4FB92D78" w:rsidRPr="000E6B94" w:rsidRDefault="4FB92D78" w:rsidP="4FB92D78">
          <w:pPr>
            <w:pStyle w:val="Header"/>
            <w:jc w:val="center"/>
          </w:pPr>
        </w:p>
      </w:tc>
      <w:tc>
        <w:tcPr>
          <w:tcW w:w="2835" w:type="dxa"/>
        </w:tcPr>
        <w:p w14:paraId="55A3DAD5" w14:textId="4931D95F" w:rsidR="4FB92D78" w:rsidRPr="000E6B94" w:rsidRDefault="4FB92D78" w:rsidP="4FB92D78">
          <w:pPr>
            <w:pStyle w:val="Header"/>
            <w:ind w:right="-115"/>
            <w:jc w:val="right"/>
          </w:pPr>
        </w:p>
      </w:tc>
    </w:tr>
  </w:tbl>
  <w:p w14:paraId="1C445DAE" w14:textId="37FA8B51" w:rsidR="4FB92D78" w:rsidRPr="000E6B94" w:rsidRDefault="4FB92D78" w:rsidP="4FB92D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EFEE264" w14:paraId="7860C02E" w14:textId="77777777" w:rsidTr="1EFEE264">
      <w:trPr>
        <w:trHeight w:val="300"/>
      </w:trPr>
      <w:tc>
        <w:tcPr>
          <w:tcW w:w="2835" w:type="dxa"/>
        </w:tcPr>
        <w:p w14:paraId="67D0BC7C" w14:textId="60DCD0FF" w:rsidR="1EFEE264" w:rsidRDefault="1EFEE264" w:rsidP="1EFEE264">
          <w:pPr>
            <w:pStyle w:val="Header"/>
            <w:ind w:left="-115"/>
          </w:pPr>
        </w:p>
      </w:tc>
      <w:tc>
        <w:tcPr>
          <w:tcW w:w="2835" w:type="dxa"/>
        </w:tcPr>
        <w:p w14:paraId="1CD88969" w14:textId="5B8B861F" w:rsidR="1EFEE264" w:rsidRDefault="1EFEE264" w:rsidP="1EFEE264">
          <w:pPr>
            <w:pStyle w:val="Header"/>
            <w:jc w:val="center"/>
          </w:pPr>
        </w:p>
      </w:tc>
      <w:tc>
        <w:tcPr>
          <w:tcW w:w="2835" w:type="dxa"/>
        </w:tcPr>
        <w:p w14:paraId="6F81626D" w14:textId="6DD74501" w:rsidR="1EFEE264" w:rsidRDefault="1EFEE264" w:rsidP="1EFEE264">
          <w:pPr>
            <w:pStyle w:val="Header"/>
            <w:ind w:right="-115"/>
            <w:jc w:val="right"/>
          </w:pPr>
        </w:p>
      </w:tc>
    </w:tr>
  </w:tbl>
  <w:p w14:paraId="3E37CD69" w14:textId="6B4D3064" w:rsidR="000160DE" w:rsidRDefault="000160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EFEE264" w14:paraId="5715A04A" w14:textId="77777777" w:rsidTr="1EFEE264">
      <w:trPr>
        <w:trHeight w:val="300"/>
      </w:trPr>
      <w:tc>
        <w:tcPr>
          <w:tcW w:w="2835" w:type="dxa"/>
        </w:tcPr>
        <w:p w14:paraId="4D5AB675" w14:textId="305BDB54" w:rsidR="1EFEE264" w:rsidRDefault="1EFEE264" w:rsidP="1EFEE264">
          <w:pPr>
            <w:pStyle w:val="Header"/>
            <w:ind w:left="-115"/>
          </w:pPr>
        </w:p>
      </w:tc>
      <w:tc>
        <w:tcPr>
          <w:tcW w:w="2835" w:type="dxa"/>
        </w:tcPr>
        <w:p w14:paraId="273009A4" w14:textId="1FAD14FD" w:rsidR="1EFEE264" w:rsidRDefault="1EFEE264" w:rsidP="1EFEE264">
          <w:pPr>
            <w:pStyle w:val="Header"/>
            <w:jc w:val="center"/>
          </w:pPr>
        </w:p>
      </w:tc>
      <w:tc>
        <w:tcPr>
          <w:tcW w:w="2835" w:type="dxa"/>
        </w:tcPr>
        <w:p w14:paraId="6FFA23BD" w14:textId="737EF265" w:rsidR="1EFEE264" w:rsidRDefault="1EFEE264" w:rsidP="1EFEE264">
          <w:pPr>
            <w:pStyle w:val="Header"/>
            <w:ind w:right="-115"/>
            <w:jc w:val="right"/>
          </w:pPr>
        </w:p>
      </w:tc>
    </w:tr>
  </w:tbl>
  <w:p w14:paraId="204C2B34" w14:textId="74DFA83C" w:rsidR="000160DE" w:rsidRDefault="000160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5"/>
      <w:gridCol w:w="2835"/>
      <w:gridCol w:w="2835"/>
    </w:tblGrid>
    <w:tr w:rsidR="006C0598" w:rsidRPr="000E6B94" w14:paraId="3515C0F5" w14:textId="77777777" w:rsidTr="4FB92D78">
      <w:trPr>
        <w:trHeight w:val="300"/>
      </w:trPr>
      <w:tc>
        <w:tcPr>
          <w:tcW w:w="2835" w:type="dxa"/>
        </w:tcPr>
        <w:p w14:paraId="2114DA9F" w14:textId="77777777" w:rsidR="006C0598" w:rsidRPr="000E6B94" w:rsidRDefault="006C0598" w:rsidP="4FB92D78">
          <w:pPr>
            <w:pStyle w:val="Header"/>
            <w:ind w:left="-115"/>
          </w:pPr>
        </w:p>
      </w:tc>
      <w:tc>
        <w:tcPr>
          <w:tcW w:w="2835" w:type="dxa"/>
        </w:tcPr>
        <w:p w14:paraId="3813B7BD" w14:textId="77777777" w:rsidR="006C0598" w:rsidRPr="000E6B94" w:rsidRDefault="006C0598" w:rsidP="4FB92D78">
          <w:pPr>
            <w:pStyle w:val="Header"/>
            <w:jc w:val="center"/>
          </w:pPr>
        </w:p>
      </w:tc>
      <w:tc>
        <w:tcPr>
          <w:tcW w:w="2835" w:type="dxa"/>
        </w:tcPr>
        <w:p w14:paraId="677CAD6B" w14:textId="77777777" w:rsidR="006C0598" w:rsidRPr="000E6B94" w:rsidRDefault="006C0598" w:rsidP="4FB92D78">
          <w:pPr>
            <w:pStyle w:val="Header"/>
            <w:ind w:right="-115"/>
            <w:jc w:val="right"/>
          </w:pPr>
        </w:p>
      </w:tc>
    </w:tr>
  </w:tbl>
  <w:p w14:paraId="1E983DBD" w14:textId="77777777" w:rsidR="002C4205" w:rsidRDefault="002C42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1EFEE264" w14:paraId="5033E53D" w14:textId="77777777" w:rsidTr="1EFEE264">
      <w:trPr>
        <w:trHeight w:val="300"/>
      </w:trPr>
      <w:tc>
        <w:tcPr>
          <w:tcW w:w="2835" w:type="dxa"/>
        </w:tcPr>
        <w:p w14:paraId="52E70374" w14:textId="7139D5E7" w:rsidR="1EFEE264" w:rsidRDefault="1EFEE264" w:rsidP="1EFEE264">
          <w:pPr>
            <w:pStyle w:val="Header"/>
            <w:ind w:left="-115"/>
          </w:pPr>
        </w:p>
      </w:tc>
      <w:tc>
        <w:tcPr>
          <w:tcW w:w="2835" w:type="dxa"/>
        </w:tcPr>
        <w:p w14:paraId="54EEED6E" w14:textId="76020C60" w:rsidR="1EFEE264" w:rsidRDefault="1EFEE264" w:rsidP="1EFEE264">
          <w:pPr>
            <w:pStyle w:val="Header"/>
            <w:jc w:val="center"/>
          </w:pPr>
        </w:p>
      </w:tc>
      <w:tc>
        <w:tcPr>
          <w:tcW w:w="2835" w:type="dxa"/>
        </w:tcPr>
        <w:p w14:paraId="1EEE0B64" w14:textId="46F07602" w:rsidR="1EFEE264" w:rsidRDefault="1EFEE264" w:rsidP="1EFEE264">
          <w:pPr>
            <w:pStyle w:val="Header"/>
            <w:ind w:right="-115"/>
            <w:jc w:val="right"/>
          </w:pPr>
        </w:p>
      </w:tc>
    </w:tr>
  </w:tbl>
  <w:p w14:paraId="3D832820" w14:textId="5E9EFB10" w:rsidR="000160DE" w:rsidRDefault="000160DE">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9C46"/>
    <w:multiLevelType w:val="hybridMultilevel"/>
    <w:tmpl w:val="FFFFFFFF"/>
    <w:lvl w:ilvl="0" w:tplc="3148EBDC">
      <w:start w:val="1"/>
      <w:numFmt w:val="decimal"/>
      <w:lvlText w:val="%1."/>
      <w:lvlJc w:val="left"/>
      <w:pPr>
        <w:ind w:left="720" w:hanging="360"/>
      </w:pPr>
    </w:lvl>
    <w:lvl w:ilvl="1" w:tplc="1750AD1A">
      <w:start w:val="1"/>
      <w:numFmt w:val="lowerLetter"/>
      <w:lvlText w:val="%2."/>
      <w:lvlJc w:val="left"/>
      <w:pPr>
        <w:ind w:left="1440" w:hanging="360"/>
      </w:pPr>
    </w:lvl>
    <w:lvl w:ilvl="2" w:tplc="33C4429A">
      <w:start w:val="1"/>
      <w:numFmt w:val="lowerRoman"/>
      <w:lvlText w:val="%3."/>
      <w:lvlJc w:val="right"/>
      <w:pPr>
        <w:ind w:left="2160" w:hanging="180"/>
      </w:pPr>
    </w:lvl>
    <w:lvl w:ilvl="3" w:tplc="86F4D6D4">
      <w:start w:val="1"/>
      <w:numFmt w:val="decimal"/>
      <w:lvlText w:val="%4."/>
      <w:lvlJc w:val="left"/>
      <w:pPr>
        <w:ind w:left="2880" w:hanging="360"/>
      </w:pPr>
    </w:lvl>
    <w:lvl w:ilvl="4" w:tplc="346ECD1C">
      <w:start w:val="1"/>
      <w:numFmt w:val="lowerLetter"/>
      <w:lvlText w:val="%5."/>
      <w:lvlJc w:val="left"/>
      <w:pPr>
        <w:ind w:left="3600" w:hanging="360"/>
      </w:pPr>
    </w:lvl>
    <w:lvl w:ilvl="5" w:tplc="5F0A7F5C">
      <w:start w:val="1"/>
      <w:numFmt w:val="lowerRoman"/>
      <w:lvlText w:val="%6."/>
      <w:lvlJc w:val="right"/>
      <w:pPr>
        <w:ind w:left="4320" w:hanging="180"/>
      </w:pPr>
    </w:lvl>
    <w:lvl w:ilvl="6" w:tplc="751AE9D6">
      <w:start w:val="1"/>
      <w:numFmt w:val="decimal"/>
      <w:lvlText w:val="%7."/>
      <w:lvlJc w:val="left"/>
      <w:pPr>
        <w:ind w:left="5040" w:hanging="360"/>
      </w:pPr>
    </w:lvl>
    <w:lvl w:ilvl="7" w:tplc="37ECC0DE">
      <w:start w:val="1"/>
      <w:numFmt w:val="lowerLetter"/>
      <w:lvlText w:val="%8."/>
      <w:lvlJc w:val="left"/>
      <w:pPr>
        <w:ind w:left="5760" w:hanging="360"/>
      </w:pPr>
    </w:lvl>
    <w:lvl w:ilvl="8" w:tplc="9E5013D6">
      <w:start w:val="1"/>
      <w:numFmt w:val="lowerRoman"/>
      <w:lvlText w:val="%9."/>
      <w:lvlJc w:val="right"/>
      <w:pPr>
        <w:ind w:left="6480" w:hanging="180"/>
      </w:pPr>
    </w:lvl>
  </w:abstractNum>
  <w:abstractNum w:abstractNumId="1" w15:restartNumberingAfterBreak="0">
    <w:nsid w:val="049578E3"/>
    <w:multiLevelType w:val="multilevel"/>
    <w:tmpl w:val="CD0A8BDC"/>
    <w:lvl w:ilvl="0">
      <w:start w:val="1"/>
      <w:numFmt w:val="decimal"/>
      <w:lvlText w:val="%1."/>
      <w:lvlJc w:val="left"/>
      <w:pPr>
        <w:ind w:left="10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05F365C8"/>
    <w:multiLevelType w:val="multilevel"/>
    <w:tmpl w:val="EC96F07E"/>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B7134D"/>
    <w:multiLevelType w:val="hybridMultilevel"/>
    <w:tmpl w:val="113A4D56"/>
    <w:lvl w:ilvl="0" w:tplc="B4489E14">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B20764F"/>
    <w:multiLevelType w:val="hybridMultilevel"/>
    <w:tmpl w:val="981CD27E"/>
    <w:lvl w:ilvl="0" w:tplc="8C8C5D9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0C5134A6"/>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60E385"/>
    <w:multiLevelType w:val="hybridMultilevel"/>
    <w:tmpl w:val="FFFFFFFF"/>
    <w:lvl w:ilvl="0" w:tplc="8ECCC678">
      <w:start w:val="1"/>
      <w:numFmt w:val="bullet"/>
      <w:lvlText w:val=""/>
      <w:lvlJc w:val="left"/>
      <w:pPr>
        <w:ind w:left="720" w:hanging="360"/>
      </w:pPr>
      <w:rPr>
        <w:rFonts w:ascii="Symbol" w:hAnsi="Symbol" w:hint="default"/>
      </w:rPr>
    </w:lvl>
    <w:lvl w:ilvl="1" w:tplc="68DA042E">
      <w:start w:val="1"/>
      <w:numFmt w:val="bullet"/>
      <w:lvlText w:val="o"/>
      <w:lvlJc w:val="left"/>
      <w:pPr>
        <w:ind w:left="1440" w:hanging="360"/>
      </w:pPr>
      <w:rPr>
        <w:rFonts w:ascii="Courier New" w:hAnsi="Courier New" w:hint="default"/>
      </w:rPr>
    </w:lvl>
    <w:lvl w:ilvl="2" w:tplc="965848F0">
      <w:start w:val="1"/>
      <w:numFmt w:val="bullet"/>
      <w:lvlText w:val=""/>
      <w:lvlJc w:val="left"/>
      <w:pPr>
        <w:ind w:left="2160" w:hanging="360"/>
      </w:pPr>
      <w:rPr>
        <w:rFonts w:ascii="Wingdings" w:hAnsi="Wingdings" w:hint="default"/>
      </w:rPr>
    </w:lvl>
    <w:lvl w:ilvl="3" w:tplc="A0CC25DC">
      <w:start w:val="1"/>
      <w:numFmt w:val="bullet"/>
      <w:lvlText w:val=""/>
      <w:lvlJc w:val="left"/>
      <w:pPr>
        <w:ind w:left="2880" w:hanging="360"/>
      </w:pPr>
      <w:rPr>
        <w:rFonts w:ascii="Symbol" w:hAnsi="Symbol" w:hint="default"/>
      </w:rPr>
    </w:lvl>
    <w:lvl w:ilvl="4" w:tplc="BA5A9E7A">
      <w:start w:val="1"/>
      <w:numFmt w:val="bullet"/>
      <w:lvlText w:val="o"/>
      <w:lvlJc w:val="left"/>
      <w:pPr>
        <w:ind w:left="3600" w:hanging="360"/>
      </w:pPr>
      <w:rPr>
        <w:rFonts w:ascii="Courier New" w:hAnsi="Courier New" w:hint="default"/>
      </w:rPr>
    </w:lvl>
    <w:lvl w:ilvl="5" w:tplc="1944A026">
      <w:start w:val="1"/>
      <w:numFmt w:val="bullet"/>
      <w:lvlText w:val=""/>
      <w:lvlJc w:val="left"/>
      <w:pPr>
        <w:ind w:left="4320" w:hanging="360"/>
      </w:pPr>
      <w:rPr>
        <w:rFonts w:ascii="Wingdings" w:hAnsi="Wingdings" w:hint="default"/>
      </w:rPr>
    </w:lvl>
    <w:lvl w:ilvl="6" w:tplc="7DE2D3C8">
      <w:start w:val="1"/>
      <w:numFmt w:val="bullet"/>
      <w:lvlText w:val=""/>
      <w:lvlJc w:val="left"/>
      <w:pPr>
        <w:ind w:left="5040" w:hanging="360"/>
      </w:pPr>
      <w:rPr>
        <w:rFonts w:ascii="Symbol" w:hAnsi="Symbol" w:hint="default"/>
      </w:rPr>
    </w:lvl>
    <w:lvl w:ilvl="7" w:tplc="4B8228A0">
      <w:start w:val="1"/>
      <w:numFmt w:val="bullet"/>
      <w:lvlText w:val="o"/>
      <w:lvlJc w:val="left"/>
      <w:pPr>
        <w:ind w:left="5760" w:hanging="360"/>
      </w:pPr>
      <w:rPr>
        <w:rFonts w:ascii="Courier New" w:hAnsi="Courier New" w:hint="default"/>
      </w:rPr>
    </w:lvl>
    <w:lvl w:ilvl="8" w:tplc="067AC5C2">
      <w:start w:val="1"/>
      <w:numFmt w:val="bullet"/>
      <w:lvlText w:val=""/>
      <w:lvlJc w:val="left"/>
      <w:pPr>
        <w:ind w:left="6480" w:hanging="360"/>
      </w:pPr>
      <w:rPr>
        <w:rFonts w:ascii="Wingdings" w:hAnsi="Wingdings" w:hint="default"/>
      </w:rPr>
    </w:lvl>
  </w:abstractNum>
  <w:abstractNum w:abstractNumId="7" w15:restartNumberingAfterBreak="0">
    <w:nsid w:val="14425645"/>
    <w:multiLevelType w:val="hybridMultilevel"/>
    <w:tmpl w:val="89505D34"/>
    <w:lvl w:ilvl="0" w:tplc="177681F8">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8" w15:restartNumberingAfterBreak="0">
    <w:nsid w:val="14664DAD"/>
    <w:multiLevelType w:val="hybridMultilevel"/>
    <w:tmpl w:val="4F642B9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9" w15:restartNumberingAfterBreak="0">
    <w:nsid w:val="16E61B22"/>
    <w:multiLevelType w:val="hybridMultilevel"/>
    <w:tmpl w:val="6E201D9E"/>
    <w:lvl w:ilvl="0" w:tplc="1040C7C6">
      <w:numFmt w:val="bullet"/>
      <w:lvlText w:val="-"/>
      <w:lvlJc w:val="left"/>
      <w:pPr>
        <w:ind w:left="1152" w:hanging="360"/>
      </w:pPr>
      <w:rPr>
        <w:rFonts w:ascii="Times New Roman" w:eastAsiaTheme="minorEastAsia" w:hAnsi="Times New Roman" w:cs="Times New Roman" w:hint="default"/>
      </w:rPr>
    </w:lvl>
    <w:lvl w:ilvl="1" w:tplc="04210003" w:tentative="1">
      <w:start w:val="1"/>
      <w:numFmt w:val="bullet"/>
      <w:lvlText w:val="o"/>
      <w:lvlJc w:val="left"/>
      <w:pPr>
        <w:ind w:left="1872" w:hanging="360"/>
      </w:pPr>
      <w:rPr>
        <w:rFonts w:ascii="Courier New" w:hAnsi="Courier New" w:cs="Courier New" w:hint="default"/>
      </w:rPr>
    </w:lvl>
    <w:lvl w:ilvl="2" w:tplc="04210005" w:tentative="1">
      <w:start w:val="1"/>
      <w:numFmt w:val="bullet"/>
      <w:lvlText w:val=""/>
      <w:lvlJc w:val="left"/>
      <w:pPr>
        <w:ind w:left="2592" w:hanging="360"/>
      </w:pPr>
      <w:rPr>
        <w:rFonts w:ascii="Wingdings" w:hAnsi="Wingdings" w:hint="default"/>
      </w:rPr>
    </w:lvl>
    <w:lvl w:ilvl="3" w:tplc="04210001" w:tentative="1">
      <w:start w:val="1"/>
      <w:numFmt w:val="bullet"/>
      <w:lvlText w:val=""/>
      <w:lvlJc w:val="left"/>
      <w:pPr>
        <w:ind w:left="3312" w:hanging="360"/>
      </w:pPr>
      <w:rPr>
        <w:rFonts w:ascii="Symbol" w:hAnsi="Symbol" w:hint="default"/>
      </w:rPr>
    </w:lvl>
    <w:lvl w:ilvl="4" w:tplc="04210003" w:tentative="1">
      <w:start w:val="1"/>
      <w:numFmt w:val="bullet"/>
      <w:lvlText w:val="o"/>
      <w:lvlJc w:val="left"/>
      <w:pPr>
        <w:ind w:left="4032" w:hanging="360"/>
      </w:pPr>
      <w:rPr>
        <w:rFonts w:ascii="Courier New" w:hAnsi="Courier New" w:cs="Courier New" w:hint="default"/>
      </w:rPr>
    </w:lvl>
    <w:lvl w:ilvl="5" w:tplc="04210005" w:tentative="1">
      <w:start w:val="1"/>
      <w:numFmt w:val="bullet"/>
      <w:lvlText w:val=""/>
      <w:lvlJc w:val="left"/>
      <w:pPr>
        <w:ind w:left="4752" w:hanging="360"/>
      </w:pPr>
      <w:rPr>
        <w:rFonts w:ascii="Wingdings" w:hAnsi="Wingdings" w:hint="default"/>
      </w:rPr>
    </w:lvl>
    <w:lvl w:ilvl="6" w:tplc="04210001" w:tentative="1">
      <w:start w:val="1"/>
      <w:numFmt w:val="bullet"/>
      <w:lvlText w:val=""/>
      <w:lvlJc w:val="left"/>
      <w:pPr>
        <w:ind w:left="5472" w:hanging="360"/>
      </w:pPr>
      <w:rPr>
        <w:rFonts w:ascii="Symbol" w:hAnsi="Symbol" w:hint="default"/>
      </w:rPr>
    </w:lvl>
    <w:lvl w:ilvl="7" w:tplc="04210003" w:tentative="1">
      <w:start w:val="1"/>
      <w:numFmt w:val="bullet"/>
      <w:lvlText w:val="o"/>
      <w:lvlJc w:val="left"/>
      <w:pPr>
        <w:ind w:left="6192" w:hanging="360"/>
      </w:pPr>
      <w:rPr>
        <w:rFonts w:ascii="Courier New" w:hAnsi="Courier New" w:cs="Courier New" w:hint="default"/>
      </w:rPr>
    </w:lvl>
    <w:lvl w:ilvl="8" w:tplc="04210005" w:tentative="1">
      <w:start w:val="1"/>
      <w:numFmt w:val="bullet"/>
      <w:lvlText w:val=""/>
      <w:lvlJc w:val="left"/>
      <w:pPr>
        <w:ind w:left="6912" w:hanging="360"/>
      </w:pPr>
      <w:rPr>
        <w:rFonts w:ascii="Wingdings" w:hAnsi="Wingdings" w:hint="default"/>
      </w:rPr>
    </w:lvl>
  </w:abstractNum>
  <w:abstractNum w:abstractNumId="10" w15:restartNumberingAfterBreak="0">
    <w:nsid w:val="1E223FFF"/>
    <w:multiLevelType w:val="singleLevel"/>
    <w:tmpl w:val="12B87702"/>
    <w:lvl w:ilvl="0">
      <w:start w:val="1"/>
      <w:numFmt w:val="decimal"/>
      <w:lvlText w:val="[%1]"/>
      <w:lvlJc w:val="left"/>
      <w:pPr>
        <w:ind w:left="360" w:hanging="360"/>
      </w:pPr>
      <w:rPr>
        <w:rFonts w:ascii="Times New Roman" w:hAnsi="Times New Roman" w:hint="default"/>
        <w:sz w:val="28"/>
        <w:vertAlign w:val="superscript"/>
      </w:rPr>
    </w:lvl>
  </w:abstractNum>
  <w:abstractNum w:abstractNumId="11" w15:restartNumberingAfterBreak="0">
    <w:nsid w:val="2581D093"/>
    <w:multiLevelType w:val="hybridMultilevel"/>
    <w:tmpl w:val="FFFFFFFF"/>
    <w:lvl w:ilvl="0" w:tplc="3B92C5C4">
      <w:start w:val="1"/>
      <w:numFmt w:val="decimal"/>
      <w:lvlText w:val="%1."/>
      <w:lvlJc w:val="left"/>
      <w:pPr>
        <w:ind w:left="720" w:hanging="360"/>
      </w:pPr>
    </w:lvl>
    <w:lvl w:ilvl="1" w:tplc="6A48E81C">
      <w:start w:val="1"/>
      <w:numFmt w:val="lowerLetter"/>
      <w:lvlText w:val="%2."/>
      <w:lvlJc w:val="left"/>
      <w:pPr>
        <w:ind w:left="1440" w:hanging="360"/>
      </w:pPr>
    </w:lvl>
    <w:lvl w:ilvl="2" w:tplc="3B3AB128">
      <w:start w:val="1"/>
      <w:numFmt w:val="lowerRoman"/>
      <w:lvlText w:val="%3."/>
      <w:lvlJc w:val="right"/>
      <w:pPr>
        <w:ind w:left="2160" w:hanging="180"/>
      </w:pPr>
    </w:lvl>
    <w:lvl w:ilvl="3" w:tplc="D9008DF8">
      <w:start w:val="1"/>
      <w:numFmt w:val="decimal"/>
      <w:lvlText w:val="%4."/>
      <w:lvlJc w:val="left"/>
      <w:pPr>
        <w:ind w:left="2880" w:hanging="360"/>
      </w:pPr>
    </w:lvl>
    <w:lvl w:ilvl="4" w:tplc="0B5E7CE6">
      <w:start w:val="1"/>
      <w:numFmt w:val="lowerLetter"/>
      <w:lvlText w:val="%5."/>
      <w:lvlJc w:val="left"/>
      <w:pPr>
        <w:ind w:left="3600" w:hanging="360"/>
      </w:pPr>
    </w:lvl>
    <w:lvl w:ilvl="5" w:tplc="0A3C20B0">
      <w:start w:val="1"/>
      <w:numFmt w:val="lowerRoman"/>
      <w:lvlText w:val="%6."/>
      <w:lvlJc w:val="right"/>
      <w:pPr>
        <w:ind w:left="4320" w:hanging="180"/>
      </w:pPr>
    </w:lvl>
    <w:lvl w:ilvl="6" w:tplc="83E2D420">
      <w:start w:val="1"/>
      <w:numFmt w:val="decimal"/>
      <w:lvlText w:val="%7."/>
      <w:lvlJc w:val="left"/>
      <w:pPr>
        <w:ind w:left="5040" w:hanging="360"/>
      </w:pPr>
    </w:lvl>
    <w:lvl w:ilvl="7" w:tplc="82603FF0">
      <w:start w:val="1"/>
      <w:numFmt w:val="lowerLetter"/>
      <w:lvlText w:val="%8."/>
      <w:lvlJc w:val="left"/>
      <w:pPr>
        <w:ind w:left="5760" w:hanging="360"/>
      </w:pPr>
    </w:lvl>
    <w:lvl w:ilvl="8" w:tplc="2F78712A">
      <w:start w:val="1"/>
      <w:numFmt w:val="lowerRoman"/>
      <w:lvlText w:val="%9."/>
      <w:lvlJc w:val="right"/>
      <w:pPr>
        <w:ind w:left="6480" w:hanging="180"/>
      </w:pPr>
    </w:lvl>
  </w:abstractNum>
  <w:abstractNum w:abstractNumId="12" w15:restartNumberingAfterBreak="0">
    <w:nsid w:val="25AA79C1"/>
    <w:multiLevelType w:val="hybridMultilevel"/>
    <w:tmpl w:val="FFFFFFFF"/>
    <w:lvl w:ilvl="0" w:tplc="ABA0AE0E">
      <w:start w:val="5"/>
      <w:numFmt w:val="decimal"/>
      <w:lvlText w:val="%1."/>
      <w:lvlJc w:val="left"/>
      <w:pPr>
        <w:ind w:left="720" w:hanging="360"/>
      </w:pPr>
    </w:lvl>
    <w:lvl w:ilvl="1" w:tplc="EA8A559A">
      <w:start w:val="1"/>
      <w:numFmt w:val="lowerLetter"/>
      <w:lvlText w:val="%2."/>
      <w:lvlJc w:val="left"/>
      <w:pPr>
        <w:ind w:left="1440" w:hanging="360"/>
      </w:pPr>
    </w:lvl>
    <w:lvl w:ilvl="2" w:tplc="5C8E0B26">
      <w:start w:val="1"/>
      <w:numFmt w:val="lowerRoman"/>
      <w:lvlText w:val="%3."/>
      <w:lvlJc w:val="right"/>
      <w:pPr>
        <w:ind w:left="2160" w:hanging="180"/>
      </w:pPr>
    </w:lvl>
    <w:lvl w:ilvl="3" w:tplc="1EBC987C">
      <w:start w:val="1"/>
      <w:numFmt w:val="decimal"/>
      <w:lvlText w:val="%4."/>
      <w:lvlJc w:val="left"/>
      <w:pPr>
        <w:ind w:left="2880" w:hanging="360"/>
      </w:pPr>
    </w:lvl>
    <w:lvl w:ilvl="4" w:tplc="5770B986">
      <w:start w:val="1"/>
      <w:numFmt w:val="lowerLetter"/>
      <w:lvlText w:val="%5."/>
      <w:lvlJc w:val="left"/>
      <w:pPr>
        <w:ind w:left="3600" w:hanging="360"/>
      </w:pPr>
    </w:lvl>
    <w:lvl w:ilvl="5" w:tplc="D6E234D0">
      <w:start w:val="1"/>
      <w:numFmt w:val="lowerRoman"/>
      <w:lvlText w:val="%6."/>
      <w:lvlJc w:val="right"/>
      <w:pPr>
        <w:ind w:left="4320" w:hanging="180"/>
      </w:pPr>
    </w:lvl>
    <w:lvl w:ilvl="6" w:tplc="9420FC2E">
      <w:start w:val="1"/>
      <w:numFmt w:val="decimal"/>
      <w:lvlText w:val="%7."/>
      <w:lvlJc w:val="left"/>
      <w:pPr>
        <w:ind w:left="5040" w:hanging="360"/>
      </w:pPr>
    </w:lvl>
    <w:lvl w:ilvl="7" w:tplc="2A86B9DA">
      <w:start w:val="1"/>
      <w:numFmt w:val="lowerLetter"/>
      <w:lvlText w:val="%8."/>
      <w:lvlJc w:val="left"/>
      <w:pPr>
        <w:ind w:left="5760" w:hanging="360"/>
      </w:pPr>
    </w:lvl>
    <w:lvl w:ilvl="8" w:tplc="79949B06">
      <w:start w:val="1"/>
      <w:numFmt w:val="lowerRoman"/>
      <w:lvlText w:val="%9."/>
      <w:lvlJc w:val="right"/>
      <w:pPr>
        <w:ind w:left="6480" w:hanging="180"/>
      </w:pPr>
    </w:lvl>
  </w:abstractNum>
  <w:abstractNum w:abstractNumId="13" w15:restartNumberingAfterBreak="0">
    <w:nsid w:val="2720437A"/>
    <w:multiLevelType w:val="multilevel"/>
    <w:tmpl w:val="ACC8EAA0"/>
    <w:lvl w:ilvl="0">
      <w:start w:val="1"/>
      <w:numFmt w:val="decimal"/>
      <w:lvlText w:val="Tahap %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94E4133"/>
    <w:multiLevelType w:val="multilevel"/>
    <w:tmpl w:val="1CEA8CA0"/>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9E04A51"/>
    <w:multiLevelType w:val="hybridMultilevel"/>
    <w:tmpl w:val="FFFFFFFF"/>
    <w:lvl w:ilvl="0" w:tplc="9DCC1CAC">
      <w:start w:val="1"/>
      <w:numFmt w:val="bullet"/>
      <w:lvlText w:val=""/>
      <w:lvlJc w:val="left"/>
      <w:pPr>
        <w:ind w:left="720" w:hanging="360"/>
      </w:pPr>
      <w:rPr>
        <w:rFonts w:ascii="Symbol" w:hAnsi="Symbol" w:hint="default"/>
      </w:rPr>
    </w:lvl>
    <w:lvl w:ilvl="1" w:tplc="7A688802">
      <w:start w:val="1"/>
      <w:numFmt w:val="bullet"/>
      <w:lvlText w:val="o"/>
      <w:lvlJc w:val="left"/>
      <w:pPr>
        <w:ind w:left="1440" w:hanging="360"/>
      </w:pPr>
      <w:rPr>
        <w:rFonts w:ascii="Courier New" w:hAnsi="Courier New" w:hint="default"/>
      </w:rPr>
    </w:lvl>
    <w:lvl w:ilvl="2" w:tplc="5E0436DC">
      <w:start w:val="1"/>
      <w:numFmt w:val="bullet"/>
      <w:lvlText w:val=""/>
      <w:lvlJc w:val="left"/>
      <w:pPr>
        <w:ind w:left="2160" w:hanging="360"/>
      </w:pPr>
      <w:rPr>
        <w:rFonts w:ascii="Wingdings" w:hAnsi="Wingdings" w:hint="default"/>
      </w:rPr>
    </w:lvl>
    <w:lvl w:ilvl="3" w:tplc="EE109854">
      <w:start w:val="1"/>
      <w:numFmt w:val="bullet"/>
      <w:lvlText w:val=""/>
      <w:lvlJc w:val="left"/>
      <w:pPr>
        <w:ind w:left="2880" w:hanging="360"/>
      </w:pPr>
      <w:rPr>
        <w:rFonts w:ascii="Symbol" w:hAnsi="Symbol" w:hint="default"/>
      </w:rPr>
    </w:lvl>
    <w:lvl w:ilvl="4" w:tplc="7BB69946">
      <w:start w:val="1"/>
      <w:numFmt w:val="bullet"/>
      <w:lvlText w:val="o"/>
      <w:lvlJc w:val="left"/>
      <w:pPr>
        <w:ind w:left="3600" w:hanging="360"/>
      </w:pPr>
      <w:rPr>
        <w:rFonts w:ascii="Courier New" w:hAnsi="Courier New" w:hint="default"/>
      </w:rPr>
    </w:lvl>
    <w:lvl w:ilvl="5" w:tplc="8702FFD8">
      <w:start w:val="1"/>
      <w:numFmt w:val="bullet"/>
      <w:lvlText w:val=""/>
      <w:lvlJc w:val="left"/>
      <w:pPr>
        <w:ind w:left="4320" w:hanging="360"/>
      </w:pPr>
      <w:rPr>
        <w:rFonts w:ascii="Wingdings" w:hAnsi="Wingdings" w:hint="default"/>
      </w:rPr>
    </w:lvl>
    <w:lvl w:ilvl="6" w:tplc="BED80F1C">
      <w:start w:val="1"/>
      <w:numFmt w:val="bullet"/>
      <w:lvlText w:val=""/>
      <w:lvlJc w:val="left"/>
      <w:pPr>
        <w:ind w:left="5040" w:hanging="360"/>
      </w:pPr>
      <w:rPr>
        <w:rFonts w:ascii="Symbol" w:hAnsi="Symbol" w:hint="default"/>
      </w:rPr>
    </w:lvl>
    <w:lvl w:ilvl="7" w:tplc="0BCE41E2">
      <w:start w:val="1"/>
      <w:numFmt w:val="bullet"/>
      <w:lvlText w:val="o"/>
      <w:lvlJc w:val="left"/>
      <w:pPr>
        <w:ind w:left="5760" w:hanging="360"/>
      </w:pPr>
      <w:rPr>
        <w:rFonts w:ascii="Courier New" w:hAnsi="Courier New" w:hint="default"/>
      </w:rPr>
    </w:lvl>
    <w:lvl w:ilvl="8" w:tplc="03647E04">
      <w:start w:val="1"/>
      <w:numFmt w:val="bullet"/>
      <w:lvlText w:val=""/>
      <w:lvlJc w:val="left"/>
      <w:pPr>
        <w:ind w:left="6480" w:hanging="360"/>
      </w:pPr>
      <w:rPr>
        <w:rFonts w:ascii="Wingdings" w:hAnsi="Wingdings" w:hint="default"/>
      </w:rPr>
    </w:lvl>
  </w:abstractNum>
  <w:abstractNum w:abstractNumId="16" w15:restartNumberingAfterBreak="0">
    <w:nsid w:val="2F3A6FCE"/>
    <w:multiLevelType w:val="hybridMultilevel"/>
    <w:tmpl w:val="F36AE6DA"/>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7" w15:restartNumberingAfterBreak="0">
    <w:nsid w:val="325531DF"/>
    <w:multiLevelType w:val="hybridMultilevel"/>
    <w:tmpl w:val="D82A4D7C"/>
    <w:lvl w:ilvl="0" w:tplc="04210001">
      <w:start w:val="1"/>
      <w:numFmt w:val="bullet"/>
      <w:lvlText w:val=""/>
      <w:lvlJc w:val="left"/>
      <w:pPr>
        <w:ind w:left="1512" w:hanging="360"/>
      </w:pPr>
      <w:rPr>
        <w:rFonts w:ascii="Symbol" w:hAnsi="Symbol" w:hint="default"/>
      </w:rPr>
    </w:lvl>
    <w:lvl w:ilvl="1" w:tplc="04210003" w:tentative="1">
      <w:start w:val="1"/>
      <w:numFmt w:val="bullet"/>
      <w:lvlText w:val="o"/>
      <w:lvlJc w:val="left"/>
      <w:pPr>
        <w:ind w:left="2232" w:hanging="360"/>
      </w:pPr>
      <w:rPr>
        <w:rFonts w:ascii="Courier New" w:hAnsi="Courier New" w:cs="Courier New" w:hint="default"/>
      </w:rPr>
    </w:lvl>
    <w:lvl w:ilvl="2" w:tplc="04210005" w:tentative="1">
      <w:start w:val="1"/>
      <w:numFmt w:val="bullet"/>
      <w:lvlText w:val=""/>
      <w:lvlJc w:val="left"/>
      <w:pPr>
        <w:ind w:left="2952" w:hanging="360"/>
      </w:pPr>
      <w:rPr>
        <w:rFonts w:ascii="Wingdings" w:hAnsi="Wingdings" w:hint="default"/>
      </w:rPr>
    </w:lvl>
    <w:lvl w:ilvl="3" w:tplc="04210001" w:tentative="1">
      <w:start w:val="1"/>
      <w:numFmt w:val="bullet"/>
      <w:lvlText w:val=""/>
      <w:lvlJc w:val="left"/>
      <w:pPr>
        <w:ind w:left="3672" w:hanging="360"/>
      </w:pPr>
      <w:rPr>
        <w:rFonts w:ascii="Symbol" w:hAnsi="Symbol" w:hint="default"/>
      </w:rPr>
    </w:lvl>
    <w:lvl w:ilvl="4" w:tplc="04210003" w:tentative="1">
      <w:start w:val="1"/>
      <w:numFmt w:val="bullet"/>
      <w:lvlText w:val="o"/>
      <w:lvlJc w:val="left"/>
      <w:pPr>
        <w:ind w:left="4392" w:hanging="360"/>
      </w:pPr>
      <w:rPr>
        <w:rFonts w:ascii="Courier New" w:hAnsi="Courier New" w:cs="Courier New" w:hint="default"/>
      </w:rPr>
    </w:lvl>
    <w:lvl w:ilvl="5" w:tplc="04210005" w:tentative="1">
      <w:start w:val="1"/>
      <w:numFmt w:val="bullet"/>
      <w:lvlText w:val=""/>
      <w:lvlJc w:val="left"/>
      <w:pPr>
        <w:ind w:left="5112" w:hanging="360"/>
      </w:pPr>
      <w:rPr>
        <w:rFonts w:ascii="Wingdings" w:hAnsi="Wingdings" w:hint="default"/>
      </w:rPr>
    </w:lvl>
    <w:lvl w:ilvl="6" w:tplc="04210001" w:tentative="1">
      <w:start w:val="1"/>
      <w:numFmt w:val="bullet"/>
      <w:lvlText w:val=""/>
      <w:lvlJc w:val="left"/>
      <w:pPr>
        <w:ind w:left="5832" w:hanging="360"/>
      </w:pPr>
      <w:rPr>
        <w:rFonts w:ascii="Symbol" w:hAnsi="Symbol" w:hint="default"/>
      </w:rPr>
    </w:lvl>
    <w:lvl w:ilvl="7" w:tplc="04210003" w:tentative="1">
      <w:start w:val="1"/>
      <w:numFmt w:val="bullet"/>
      <w:lvlText w:val="o"/>
      <w:lvlJc w:val="left"/>
      <w:pPr>
        <w:ind w:left="6552" w:hanging="360"/>
      </w:pPr>
      <w:rPr>
        <w:rFonts w:ascii="Courier New" w:hAnsi="Courier New" w:cs="Courier New" w:hint="default"/>
      </w:rPr>
    </w:lvl>
    <w:lvl w:ilvl="8" w:tplc="04210005" w:tentative="1">
      <w:start w:val="1"/>
      <w:numFmt w:val="bullet"/>
      <w:lvlText w:val=""/>
      <w:lvlJc w:val="left"/>
      <w:pPr>
        <w:ind w:left="7272" w:hanging="360"/>
      </w:pPr>
      <w:rPr>
        <w:rFonts w:ascii="Wingdings" w:hAnsi="Wingdings" w:hint="default"/>
      </w:rPr>
    </w:lvl>
  </w:abstractNum>
  <w:abstractNum w:abstractNumId="18" w15:restartNumberingAfterBreak="0">
    <w:nsid w:val="389BC52E"/>
    <w:multiLevelType w:val="hybridMultilevel"/>
    <w:tmpl w:val="DE6A3CAA"/>
    <w:lvl w:ilvl="0" w:tplc="9AC63C34">
      <w:start w:val="1"/>
      <w:numFmt w:val="decimal"/>
      <w:lvlText w:val="%1."/>
      <w:lvlJc w:val="left"/>
      <w:pPr>
        <w:ind w:left="720" w:hanging="360"/>
      </w:pPr>
    </w:lvl>
    <w:lvl w:ilvl="1" w:tplc="1A2A1FE0">
      <w:start w:val="1"/>
      <w:numFmt w:val="lowerLetter"/>
      <w:lvlText w:val="%2."/>
      <w:lvlJc w:val="left"/>
      <w:pPr>
        <w:ind w:left="1440" w:hanging="360"/>
      </w:pPr>
    </w:lvl>
    <w:lvl w:ilvl="2" w:tplc="2F460E8C">
      <w:start w:val="1"/>
      <w:numFmt w:val="lowerRoman"/>
      <w:lvlText w:val="%3."/>
      <w:lvlJc w:val="right"/>
      <w:pPr>
        <w:ind w:left="2160" w:hanging="180"/>
      </w:pPr>
    </w:lvl>
    <w:lvl w:ilvl="3" w:tplc="7186A8C0">
      <w:start w:val="1"/>
      <w:numFmt w:val="decimal"/>
      <w:lvlText w:val="%4."/>
      <w:lvlJc w:val="left"/>
      <w:pPr>
        <w:ind w:left="2880" w:hanging="360"/>
      </w:pPr>
    </w:lvl>
    <w:lvl w:ilvl="4" w:tplc="6908B414">
      <w:start w:val="1"/>
      <w:numFmt w:val="lowerLetter"/>
      <w:lvlText w:val="%5."/>
      <w:lvlJc w:val="left"/>
      <w:pPr>
        <w:ind w:left="3600" w:hanging="360"/>
      </w:pPr>
    </w:lvl>
    <w:lvl w:ilvl="5" w:tplc="DDB87F44">
      <w:start w:val="1"/>
      <w:numFmt w:val="lowerRoman"/>
      <w:lvlText w:val="%6."/>
      <w:lvlJc w:val="right"/>
      <w:pPr>
        <w:ind w:left="4320" w:hanging="180"/>
      </w:pPr>
    </w:lvl>
    <w:lvl w:ilvl="6" w:tplc="BD3E9B06">
      <w:start w:val="1"/>
      <w:numFmt w:val="decimal"/>
      <w:lvlText w:val="%7."/>
      <w:lvlJc w:val="left"/>
      <w:pPr>
        <w:ind w:left="5040" w:hanging="360"/>
      </w:pPr>
    </w:lvl>
    <w:lvl w:ilvl="7" w:tplc="C054FFE2">
      <w:start w:val="1"/>
      <w:numFmt w:val="lowerLetter"/>
      <w:lvlText w:val="%8."/>
      <w:lvlJc w:val="left"/>
      <w:pPr>
        <w:ind w:left="5760" w:hanging="360"/>
      </w:pPr>
    </w:lvl>
    <w:lvl w:ilvl="8" w:tplc="30C8E52C">
      <w:start w:val="1"/>
      <w:numFmt w:val="lowerRoman"/>
      <w:lvlText w:val="%9."/>
      <w:lvlJc w:val="right"/>
      <w:pPr>
        <w:ind w:left="6480" w:hanging="180"/>
      </w:pPr>
    </w:lvl>
  </w:abstractNum>
  <w:abstractNum w:abstractNumId="19" w15:restartNumberingAfterBreak="0">
    <w:nsid w:val="40E30FF2"/>
    <w:multiLevelType w:val="hybridMultilevel"/>
    <w:tmpl w:val="FBDCCAF6"/>
    <w:lvl w:ilvl="0" w:tplc="8048E9CC">
      <w:start w:val="1"/>
      <w:numFmt w:val="decimal"/>
      <w:lvlText w:val="%1."/>
      <w:lvlJc w:val="left"/>
      <w:pPr>
        <w:ind w:left="780" w:hanging="360"/>
      </w:pPr>
      <w:rPr>
        <w:rFonts w:hint="default"/>
      </w:r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20" w15:restartNumberingAfterBreak="0">
    <w:nsid w:val="4CF76366"/>
    <w:multiLevelType w:val="multilevel"/>
    <w:tmpl w:val="0421001D"/>
    <w:styleLink w:val="StyleFootNot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E00637D"/>
    <w:multiLevelType w:val="hybridMultilevel"/>
    <w:tmpl w:val="FFFFFFFF"/>
    <w:lvl w:ilvl="0" w:tplc="D37A8430">
      <w:start w:val="1"/>
      <w:numFmt w:val="decimal"/>
      <w:lvlText w:val="%1."/>
      <w:lvlJc w:val="left"/>
      <w:pPr>
        <w:ind w:left="720" w:hanging="360"/>
      </w:pPr>
    </w:lvl>
    <w:lvl w:ilvl="1" w:tplc="A5E6D790">
      <w:start w:val="1"/>
      <w:numFmt w:val="lowerLetter"/>
      <w:lvlText w:val="%2."/>
      <w:lvlJc w:val="left"/>
      <w:pPr>
        <w:ind w:left="1440" w:hanging="360"/>
      </w:pPr>
    </w:lvl>
    <w:lvl w:ilvl="2" w:tplc="5D0863A6">
      <w:start w:val="1"/>
      <w:numFmt w:val="lowerRoman"/>
      <w:lvlText w:val="%3."/>
      <w:lvlJc w:val="right"/>
      <w:pPr>
        <w:ind w:left="2160" w:hanging="180"/>
      </w:pPr>
    </w:lvl>
    <w:lvl w:ilvl="3" w:tplc="49688D66">
      <w:start w:val="1"/>
      <w:numFmt w:val="decimal"/>
      <w:lvlText w:val="%4."/>
      <w:lvlJc w:val="left"/>
      <w:pPr>
        <w:ind w:left="2880" w:hanging="360"/>
      </w:pPr>
    </w:lvl>
    <w:lvl w:ilvl="4" w:tplc="F058E5C8">
      <w:start w:val="1"/>
      <w:numFmt w:val="lowerLetter"/>
      <w:lvlText w:val="%5."/>
      <w:lvlJc w:val="left"/>
      <w:pPr>
        <w:ind w:left="3600" w:hanging="360"/>
      </w:pPr>
    </w:lvl>
    <w:lvl w:ilvl="5" w:tplc="C646EC74">
      <w:start w:val="1"/>
      <w:numFmt w:val="lowerRoman"/>
      <w:lvlText w:val="%6."/>
      <w:lvlJc w:val="right"/>
      <w:pPr>
        <w:ind w:left="4320" w:hanging="180"/>
      </w:pPr>
    </w:lvl>
    <w:lvl w:ilvl="6" w:tplc="E7506B98">
      <w:start w:val="1"/>
      <w:numFmt w:val="decimal"/>
      <w:lvlText w:val="%7."/>
      <w:lvlJc w:val="left"/>
      <w:pPr>
        <w:ind w:left="5040" w:hanging="360"/>
      </w:pPr>
    </w:lvl>
    <w:lvl w:ilvl="7" w:tplc="0D04BC92">
      <w:start w:val="1"/>
      <w:numFmt w:val="lowerLetter"/>
      <w:lvlText w:val="%8."/>
      <w:lvlJc w:val="left"/>
      <w:pPr>
        <w:ind w:left="5760" w:hanging="360"/>
      </w:pPr>
    </w:lvl>
    <w:lvl w:ilvl="8" w:tplc="C7EE8ECE">
      <w:start w:val="1"/>
      <w:numFmt w:val="lowerRoman"/>
      <w:lvlText w:val="%9."/>
      <w:lvlJc w:val="right"/>
      <w:pPr>
        <w:ind w:left="6480" w:hanging="180"/>
      </w:pPr>
    </w:lvl>
  </w:abstractNum>
  <w:abstractNum w:abstractNumId="22" w15:restartNumberingAfterBreak="0">
    <w:nsid w:val="4EE7347D"/>
    <w:multiLevelType w:val="hybridMultilevel"/>
    <w:tmpl w:val="A408792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54687172"/>
    <w:multiLevelType w:val="multilevel"/>
    <w:tmpl w:val="9E20E38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4D70EA8"/>
    <w:multiLevelType w:val="multilevel"/>
    <w:tmpl w:val="9E20E380"/>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5" w15:restartNumberingAfterBreak="0">
    <w:nsid w:val="565960F2"/>
    <w:multiLevelType w:val="multilevel"/>
    <w:tmpl w:val="F7B8FA1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7D4389C"/>
    <w:multiLevelType w:val="hybridMultilevel"/>
    <w:tmpl w:val="DEB45706"/>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27" w15:restartNumberingAfterBreak="0">
    <w:nsid w:val="58B8469F"/>
    <w:multiLevelType w:val="multilevel"/>
    <w:tmpl w:val="2F8459B4"/>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A460788"/>
    <w:multiLevelType w:val="hybridMultilevel"/>
    <w:tmpl w:val="487AE1CC"/>
    <w:lvl w:ilvl="0" w:tplc="0421000F">
      <w:start w:val="1"/>
      <w:numFmt w:val="decimal"/>
      <w:lvlText w:val="%1."/>
      <w:lvlJc w:val="left"/>
      <w:pPr>
        <w:ind w:left="720" w:hanging="360"/>
      </w:pPr>
    </w:lvl>
    <w:lvl w:ilvl="1" w:tplc="04210001">
      <w:start w:val="1"/>
      <w:numFmt w:val="bullet"/>
      <w:lvlText w:val=""/>
      <w:lvlJc w:val="left"/>
      <w:pPr>
        <w:ind w:left="1287" w:hanging="360"/>
      </w:pPr>
      <w:rPr>
        <w:rFonts w:ascii="Symbol" w:hAnsi="Symbol"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B1340EA"/>
    <w:multiLevelType w:val="multilevel"/>
    <w:tmpl w:val="19BA78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D9B5E71"/>
    <w:multiLevelType w:val="hybridMultilevel"/>
    <w:tmpl w:val="22E890A6"/>
    <w:lvl w:ilvl="0" w:tplc="1A7A433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5E982D1C"/>
    <w:multiLevelType w:val="hybridMultilevel"/>
    <w:tmpl w:val="8F54326A"/>
    <w:lvl w:ilvl="0" w:tplc="24BEDD10">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FC3142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32A488C"/>
    <w:multiLevelType w:val="hybridMultilevel"/>
    <w:tmpl w:val="FFFFFFFF"/>
    <w:lvl w:ilvl="0" w:tplc="4FB2C6EC">
      <w:start w:val="1"/>
      <w:numFmt w:val="decimal"/>
      <w:lvlText w:val="%1."/>
      <w:lvlJc w:val="left"/>
      <w:pPr>
        <w:ind w:left="720" w:hanging="360"/>
      </w:pPr>
    </w:lvl>
    <w:lvl w:ilvl="1" w:tplc="DEDEAB68">
      <w:start w:val="1"/>
      <w:numFmt w:val="lowerLetter"/>
      <w:lvlText w:val="%2."/>
      <w:lvlJc w:val="left"/>
      <w:pPr>
        <w:ind w:left="1440" w:hanging="360"/>
      </w:pPr>
    </w:lvl>
    <w:lvl w:ilvl="2" w:tplc="4834531A">
      <w:start w:val="1"/>
      <w:numFmt w:val="lowerRoman"/>
      <w:lvlText w:val="%3."/>
      <w:lvlJc w:val="right"/>
      <w:pPr>
        <w:ind w:left="2160" w:hanging="180"/>
      </w:pPr>
    </w:lvl>
    <w:lvl w:ilvl="3" w:tplc="9AE236FC">
      <w:start w:val="1"/>
      <w:numFmt w:val="decimal"/>
      <w:lvlText w:val="%4."/>
      <w:lvlJc w:val="left"/>
      <w:pPr>
        <w:ind w:left="2880" w:hanging="360"/>
      </w:pPr>
    </w:lvl>
    <w:lvl w:ilvl="4" w:tplc="DF7A083A">
      <w:start w:val="1"/>
      <w:numFmt w:val="lowerLetter"/>
      <w:lvlText w:val="%5."/>
      <w:lvlJc w:val="left"/>
      <w:pPr>
        <w:ind w:left="3600" w:hanging="360"/>
      </w:pPr>
    </w:lvl>
    <w:lvl w:ilvl="5" w:tplc="0AF6F63A">
      <w:start w:val="1"/>
      <w:numFmt w:val="lowerRoman"/>
      <w:lvlText w:val="%6."/>
      <w:lvlJc w:val="right"/>
      <w:pPr>
        <w:ind w:left="4320" w:hanging="180"/>
      </w:pPr>
    </w:lvl>
    <w:lvl w:ilvl="6" w:tplc="C0FAC742">
      <w:start w:val="1"/>
      <w:numFmt w:val="decimal"/>
      <w:lvlText w:val="%7."/>
      <w:lvlJc w:val="left"/>
      <w:pPr>
        <w:ind w:left="5040" w:hanging="360"/>
      </w:pPr>
    </w:lvl>
    <w:lvl w:ilvl="7" w:tplc="B0809FF4">
      <w:start w:val="1"/>
      <w:numFmt w:val="lowerLetter"/>
      <w:lvlText w:val="%8."/>
      <w:lvlJc w:val="left"/>
      <w:pPr>
        <w:ind w:left="5760" w:hanging="360"/>
      </w:pPr>
    </w:lvl>
    <w:lvl w:ilvl="8" w:tplc="FF6A1ACE">
      <w:start w:val="1"/>
      <w:numFmt w:val="lowerRoman"/>
      <w:lvlText w:val="%9."/>
      <w:lvlJc w:val="right"/>
      <w:pPr>
        <w:ind w:left="6480" w:hanging="180"/>
      </w:pPr>
    </w:lvl>
  </w:abstractNum>
  <w:abstractNum w:abstractNumId="34" w15:restartNumberingAfterBreak="0">
    <w:nsid w:val="710526E1"/>
    <w:multiLevelType w:val="multilevel"/>
    <w:tmpl w:val="4D540500"/>
    <w:lvl w:ilvl="0">
      <w:start w:val="1"/>
      <w:numFmt w:val="decimal"/>
      <w:pStyle w:val="Heading1"/>
      <w:suff w:val="space"/>
      <w:lvlText w:val="BAB %1"/>
      <w:lvlJc w:val="left"/>
      <w:pPr>
        <w:ind w:left="0" w:firstLine="0"/>
      </w:pPr>
      <w:rPr>
        <w:rFonts w:ascii="Times New Roman" w:hAnsi="Times New Roman" w:hint="default"/>
        <w:b/>
        <w:i w:val="0"/>
        <w:color w:val="auto"/>
        <w:sz w:val="44"/>
      </w:rPr>
    </w:lvl>
    <w:lvl w:ilvl="1">
      <w:start w:val="1"/>
      <w:numFmt w:val="decimal"/>
      <w:pStyle w:val="Heading2"/>
      <w:suff w:val="nothing"/>
      <w:lvlText w:val="%1. %2"/>
      <w:lvlJc w:val="left"/>
      <w:pPr>
        <w:ind w:left="1135" w:firstLine="0"/>
      </w:pPr>
      <w:rPr>
        <w:rFonts w:hint="default"/>
        <w:color w:val="auto"/>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39B9BC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6" w15:restartNumberingAfterBreak="0">
    <w:nsid w:val="787B5E15"/>
    <w:multiLevelType w:val="hybridMultilevel"/>
    <w:tmpl w:val="0B284C48"/>
    <w:lvl w:ilvl="0" w:tplc="12B87702">
      <w:start w:val="1"/>
      <w:numFmt w:val="decimal"/>
      <w:lvlText w:val="[%1]"/>
      <w:lvlJc w:val="left"/>
      <w:pPr>
        <w:ind w:left="360" w:hanging="360"/>
      </w:pPr>
      <w:rPr>
        <w:rFonts w:ascii="Times New Roman" w:hAnsi="Times New Roman" w:hint="default"/>
        <w:sz w:val="28"/>
        <w:vertAlign w:val="superscrip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89FFF2F"/>
    <w:multiLevelType w:val="hybridMultilevel"/>
    <w:tmpl w:val="31C81698"/>
    <w:lvl w:ilvl="0" w:tplc="3DD8E97A">
      <w:start w:val="1"/>
      <w:numFmt w:val="decimal"/>
      <w:lvlText w:val="%1."/>
      <w:lvlJc w:val="left"/>
      <w:pPr>
        <w:ind w:left="720" w:hanging="360"/>
      </w:pPr>
    </w:lvl>
    <w:lvl w:ilvl="1" w:tplc="A20043A2">
      <w:start w:val="1"/>
      <w:numFmt w:val="lowerLetter"/>
      <w:lvlText w:val="%2."/>
      <w:lvlJc w:val="left"/>
      <w:pPr>
        <w:ind w:left="1440" w:hanging="360"/>
      </w:pPr>
    </w:lvl>
    <w:lvl w:ilvl="2" w:tplc="FA8A2F6C">
      <w:start w:val="1"/>
      <w:numFmt w:val="lowerRoman"/>
      <w:lvlText w:val="%3."/>
      <w:lvlJc w:val="right"/>
      <w:pPr>
        <w:ind w:left="2160" w:hanging="180"/>
      </w:pPr>
    </w:lvl>
    <w:lvl w:ilvl="3" w:tplc="90F2FD6C">
      <w:start w:val="1"/>
      <w:numFmt w:val="decimal"/>
      <w:lvlText w:val="%4."/>
      <w:lvlJc w:val="left"/>
      <w:pPr>
        <w:ind w:left="2880" w:hanging="360"/>
      </w:pPr>
    </w:lvl>
    <w:lvl w:ilvl="4" w:tplc="B3AECF90">
      <w:start w:val="1"/>
      <w:numFmt w:val="lowerLetter"/>
      <w:lvlText w:val="%5."/>
      <w:lvlJc w:val="left"/>
      <w:pPr>
        <w:ind w:left="3600" w:hanging="360"/>
      </w:pPr>
    </w:lvl>
    <w:lvl w:ilvl="5" w:tplc="7B2CB850">
      <w:start w:val="1"/>
      <w:numFmt w:val="lowerRoman"/>
      <w:lvlText w:val="%6."/>
      <w:lvlJc w:val="right"/>
      <w:pPr>
        <w:ind w:left="4320" w:hanging="180"/>
      </w:pPr>
    </w:lvl>
    <w:lvl w:ilvl="6" w:tplc="82C07B10">
      <w:start w:val="1"/>
      <w:numFmt w:val="decimal"/>
      <w:lvlText w:val="%7."/>
      <w:lvlJc w:val="left"/>
      <w:pPr>
        <w:ind w:left="5040" w:hanging="360"/>
      </w:pPr>
    </w:lvl>
    <w:lvl w:ilvl="7" w:tplc="7A84BF3E">
      <w:start w:val="1"/>
      <w:numFmt w:val="lowerLetter"/>
      <w:lvlText w:val="%8."/>
      <w:lvlJc w:val="left"/>
      <w:pPr>
        <w:ind w:left="5760" w:hanging="360"/>
      </w:pPr>
    </w:lvl>
    <w:lvl w:ilvl="8" w:tplc="69A8AD22">
      <w:start w:val="1"/>
      <w:numFmt w:val="lowerRoman"/>
      <w:lvlText w:val="%9."/>
      <w:lvlJc w:val="right"/>
      <w:pPr>
        <w:ind w:left="6480" w:hanging="180"/>
      </w:pPr>
    </w:lvl>
  </w:abstractNum>
  <w:abstractNum w:abstractNumId="38" w15:restartNumberingAfterBreak="0">
    <w:nsid w:val="7B2468D3"/>
    <w:multiLevelType w:val="hybridMultilevel"/>
    <w:tmpl w:val="59E4134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9" w15:restartNumberingAfterBreak="0">
    <w:nsid w:val="7B496E1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C45052"/>
    <w:multiLevelType w:val="hybridMultilevel"/>
    <w:tmpl w:val="9FA616DE"/>
    <w:lvl w:ilvl="0" w:tplc="89E466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7F9D2912"/>
    <w:multiLevelType w:val="hybridMultilevel"/>
    <w:tmpl w:val="A19C8F40"/>
    <w:lvl w:ilvl="0" w:tplc="2340C058">
      <w:start w:val="1"/>
      <w:numFmt w:val="decimal"/>
      <w:lvlText w:val="%1."/>
      <w:lvlJc w:val="left"/>
      <w:pPr>
        <w:ind w:left="720" w:hanging="360"/>
      </w:pPr>
    </w:lvl>
    <w:lvl w:ilvl="1" w:tplc="87008EEA">
      <w:start w:val="1"/>
      <w:numFmt w:val="lowerLetter"/>
      <w:lvlText w:val="%2."/>
      <w:lvlJc w:val="left"/>
      <w:pPr>
        <w:ind w:left="1440" w:hanging="360"/>
      </w:pPr>
    </w:lvl>
    <w:lvl w:ilvl="2" w:tplc="08564C4C">
      <w:start w:val="1"/>
      <w:numFmt w:val="lowerRoman"/>
      <w:lvlText w:val="%3."/>
      <w:lvlJc w:val="right"/>
      <w:pPr>
        <w:ind w:left="2160" w:hanging="180"/>
      </w:pPr>
    </w:lvl>
    <w:lvl w:ilvl="3" w:tplc="786C4362">
      <w:start w:val="1"/>
      <w:numFmt w:val="decimal"/>
      <w:lvlText w:val="%4."/>
      <w:lvlJc w:val="left"/>
      <w:pPr>
        <w:ind w:left="2880" w:hanging="360"/>
      </w:pPr>
    </w:lvl>
    <w:lvl w:ilvl="4" w:tplc="5A7A5092">
      <w:start w:val="1"/>
      <w:numFmt w:val="lowerLetter"/>
      <w:lvlText w:val="%5."/>
      <w:lvlJc w:val="left"/>
      <w:pPr>
        <w:ind w:left="3600" w:hanging="360"/>
      </w:pPr>
    </w:lvl>
    <w:lvl w:ilvl="5" w:tplc="4D3A1C6C">
      <w:start w:val="1"/>
      <w:numFmt w:val="lowerRoman"/>
      <w:lvlText w:val="%6."/>
      <w:lvlJc w:val="right"/>
      <w:pPr>
        <w:ind w:left="4320" w:hanging="180"/>
      </w:pPr>
    </w:lvl>
    <w:lvl w:ilvl="6" w:tplc="9D400D82">
      <w:start w:val="1"/>
      <w:numFmt w:val="decimal"/>
      <w:lvlText w:val="%7."/>
      <w:lvlJc w:val="left"/>
      <w:pPr>
        <w:ind w:left="5040" w:hanging="360"/>
      </w:pPr>
    </w:lvl>
    <w:lvl w:ilvl="7" w:tplc="72522F66">
      <w:start w:val="1"/>
      <w:numFmt w:val="lowerLetter"/>
      <w:lvlText w:val="%8."/>
      <w:lvlJc w:val="left"/>
      <w:pPr>
        <w:ind w:left="5760" w:hanging="360"/>
      </w:pPr>
    </w:lvl>
    <w:lvl w:ilvl="8" w:tplc="DD68872A">
      <w:start w:val="1"/>
      <w:numFmt w:val="lowerRoman"/>
      <w:lvlText w:val="%9."/>
      <w:lvlJc w:val="right"/>
      <w:pPr>
        <w:ind w:left="6480" w:hanging="180"/>
      </w:pPr>
    </w:lvl>
  </w:abstractNum>
  <w:num w:numId="1" w16cid:durableId="780881694">
    <w:abstractNumId w:val="24"/>
  </w:num>
  <w:num w:numId="2" w16cid:durableId="209538873">
    <w:abstractNumId w:val="34"/>
  </w:num>
  <w:num w:numId="3" w16cid:durableId="717556583">
    <w:abstractNumId w:val="14"/>
  </w:num>
  <w:num w:numId="4" w16cid:durableId="223638123">
    <w:abstractNumId w:val="10"/>
  </w:num>
  <w:num w:numId="5" w16cid:durableId="973801900">
    <w:abstractNumId w:val="22"/>
  </w:num>
  <w:num w:numId="6" w16cid:durableId="1461458796">
    <w:abstractNumId w:val="13"/>
  </w:num>
  <w:num w:numId="7" w16cid:durableId="1476992697">
    <w:abstractNumId w:val="31"/>
  </w:num>
  <w:num w:numId="8" w16cid:durableId="840119486">
    <w:abstractNumId w:val="30"/>
  </w:num>
  <w:num w:numId="9" w16cid:durableId="284391067">
    <w:abstractNumId w:val="38"/>
  </w:num>
  <w:num w:numId="10" w16cid:durableId="609314806">
    <w:abstractNumId w:val="11"/>
  </w:num>
  <w:num w:numId="11" w16cid:durableId="1897085844">
    <w:abstractNumId w:val="41"/>
  </w:num>
  <w:num w:numId="12" w16cid:durableId="509413930">
    <w:abstractNumId w:val="18"/>
  </w:num>
  <w:num w:numId="13" w16cid:durableId="1002511917">
    <w:abstractNumId w:val="37"/>
  </w:num>
  <w:num w:numId="14" w16cid:durableId="495612185">
    <w:abstractNumId w:val="12"/>
  </w:num>
  <w:num w:numId="15" w16cid:durableId="1895237120">
    <w:abstractNumId w:val="6"/>
  </w:num>
  <w:num w:numId="16" w16cid:durableId="805590361">
    <w:abstractNumId w:val="15"/>
  </w:num>
  <w:num w:numId="17" w16cid:durableId="1271739217">
    <w:abstractNumId w:val="33"/>
  </w:num>
  <w:num w:numId="18" w16cid:durableId="183831319">
    <w:abstractNumId w:val="21"/>
  </w:num>
  <w:num w:numId="19" w16cid:durableId="873807045">
    <w:abstractNumId w:val="0"/>
  </w:num>
  <w:num w:numId="20" w16cid:durableId="1534919381">
    <w:abstractNumId w:val="23"/>
  </w:num>
  <w:num w:numId="21" w16cid:durableId="1478841497">
    <w:abstractNumId w:val="2"/>
  </w:num>
  <w:num w:numId="22" w16cid:durableId="529296769">
    <w:abstractNumId w:val="40"/>
  </w:num>
  <w:num w:numId="23" w16cid:durableId="1041436443">
    <w:abstractNumId w:val="19"/>
  </w:num>
  <w:num w:numId="24" w16cid:durableId="584459547">
    <w:abstractNumId w:val="4"/>
  </w:num>
  <w:num w:numId="25" w16cid:durableId="1292320387">
    <w:abstractNumId w:val="29"/>
  </w:num>
  <w:num w:numId="26" w16cid:durableId="537553232">
    <w:abstractNumId w:val="32"/>
  </w:num>
  <w:num w:numId="27" w16cid:durableId="1216695018">
    <w:abstractNumId w:val="34"/>
    <w:lvlOverride w:ilvl="0">
      <w:lvl w:ilvl="0">
        <w:start w:val="1"/>
        <w:numFmt w:val="decimal"/>
        <w:pStyle w:val="Heading1"/>
        <w:suff w:val="space"/>
        <w:lvlText w:val="BAB %1"/>
        <w:lvlJc w:val="left"/>
        <w:pPr>
          <w:ind w:left="0" w:firstLine="0"/>
        </w:pPr>
        <w:rPr>
          <w:rFonts w:ascii="Times New Roman" w:hAnsi="Times New Roman" w:hint="default"/>
          <w:b/>
          <w:i w:val="0"/>
          <w:color w:val="auto"/>
          <w:sz w:val="44"/>
        </w:rPr>
      </w:lvl>
    </w:lvlOverride>
    <w:lvlOverride w:ilvl="1">
      <w:lvl w:ilvl="1">
        <w:start w:val="1"/>
        <w:numFmt w:val="decimal"/>
        <w:pStyle w:val="Heading2"/>
        <w:suff w:val="nothing"/>
        <w:lvlText w:val="%1. %2. "/>
        <w:lvlJc w:val="left"/>
        <w:pPr>
          <w:ind w:left="0" w:firstLine="0"/>
        </w:pPr>
        <w:rPr>
          <w:rFonts w:ascii="Times New Roman" w:hAnsi="Times New Roman" w:hint="default"/>
          <w:b/>
          <w:i w:val="0"/>
          <w:color w:val="auto"/>
          <w:sz w:val="32"/>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28" w16cid:durableId="1502815180">
    <w:abstractNumId w:val="5"/>
  </w:num>
  <w:num w:numId="29" w16cid:durableId="530648224">
    <w:abstractNumId w:val="39"/>
  </w:num>
  <w:num w:numId="30" w16cid:durableId="544870630">
    <w:abstractNumId w:val="9"/>
  </w:num>
  <w:num w:numId="31" w16cid:durableId="446435252">
    <w:abstractNumId w:val="17"/>
  </w:num>
  <w:num w:numId="32" w16cid:durableId="1730609492">
    <w:abstractNumId w:val="8"/>
  </w:num>
  <w:num w:numId="33" w16cid:durableId="544370985">
    <w:abstractNumId w:val="36"/>
  </w:num>
  <w:num w:numId="34" w16cid:durableId="932859597">
    <w:abstractNumId w:val="28"/>
  </w:num>
  <w:num w:numId="35" w16cid:durableId="1889534808">
    <w:abstractNumId w:val="27"/>
  </w:num>
  <w:num w:numId="36" w16cid:durableId="1204831649">
    <w:abstractNumId w:val="1"/>
    <w:lvlOverride w:ilvl="0">
      <w:startOverride w:val="1"/>
    </w:lvlOverride>
    <w:lvlOverride w:ilvl="1"/>
    <w:lvlOverride w:ilvl="2"/>
    <w:lvlOverride w:ilvl="3"/>
    <w:lvlOverride w:ilvl="4"/>
    <w:lvlOverride w:ilvl="5"/>
    <w:lvlOverride w:ilvl="6"/>
    <w:lvlOverride w:ilvl="7"/>
    <w:lvlOverride w:ilvl="8"/>
  </w:num>
  <w:num w:numId="37" w16cid:durableId="704869899">
    <w:abstractNumId w:val="25"/>
  </w:num>
  <w:num w:numId="38" w16cid:durableId="2143770637">
    <w:abstractNumId w:val="20"/>
  </w:num>
  <w:num w:numId="39" w16cid:durableId="2083598252">
    <w:abstractNumId w:val="35"/>
  </w:num>
  <w:num w:numId="40" w16cid:durableId="405227259">
    <w:abstractNumId w:val="3"/>
  </w:num>
  <w:num w:numId="41" w16cid:durableId="1325861515">
    <w:abstractNumId w:val="16"/>
  </w:num>
  <w:num w:numId="42" w16cid:durableId="147313500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2287959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74427342">
    <w:abstractNumId w:val="7"/>
  </w:num>
  <w:num w:numId="45" w16cid:durableId="41190187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833"/>
    <w:rsid w:val="00002971"/>
    <w:rsid w:val="00002A03"/>
    <w:rsid w:val="00005BFD"/>
    <w:rsid w:val="0001025E"/>
    <w:rsid w:val="0001189D"/>
    <w:rsid w:val="00011C90"/>
    <w:rsid w:val="000121E7"/>
    <w:rsid w:val="000139BB"/>
    <w:rsid w:val="000142C4"/>
    <w:rsid w:val="00014FA2"/>
    <w:rsid w:val="000160DE"/>
    <w:rsid w:val="00016C66"/>
    <w:rsid w:val="000178A1"/>
    <w:rsid w:val="00022D81"/>
    <w:rsid w:val="000236E7"/>
    <w:rsid w:val="00023B52"/>
    <w:rsid w:val="00024DA0"/>
    <w:rsid w:val="00025E5E"/>
    <w:rsid w:val="00026A09"/>
    <w:rsid w:val="0002700A"/>
    <w:rsid w:val="0002728F"/>
    <w:rsid w:val="00027E52"/>
    <w:rsid w:val="000308F7"/>
    <w:rsid w:val="00031E7A"/>
    <w:rsid w:val="000334F1"/>
    <w:rsid w:val="0003432F"/>
    <w:rsid w:val="00035A28"/>
    <w:rsid w:val="00035CA9"/>
    <w:rsid w:val="0003657A"/>
    <w:rsid w:val="0003686D"/>
    <w:rsid w:val="00036895"/>
    <w:rsid w:val="000369AA"/>
    <w:rsid w:val="000370B4"/>
    <w:rsid w:val="00037CB3"/>
    <w:rsid w:val="00037DBE"/>
    <w:rsid w:val="00040E19"/>
    <w:rsid w:val="0004117B"/>
    <w:rsid w:val="00041839"/>
    <w:rsid w:val="000426C2"/>
    <w:rsid w:val="00043EA3"/>
    <w:rsid w:val="00045561"/>
    <w:rsid w:val="00047B1F"/>
    <w:rsid w:val="00051941"/>
    <w:rsid w:val="00053AC1"/>
    <w:rsid w:val="000552E6"/>
    <w:rsid w:val="00055BCA"/>
    <w:rsid w:val="00056AF7"/>
    <w:rsid w:val="00057EC9"/>
    <w:rsid w:val="00060412"/>
    <w:rsid w:val="00060F13"/>
    <w:rsid w:val="000620FC"/>
    <w:rsid w:val="000626B0"/>
    <w:rsid w:val="00063C45"/>
    <w:rsid w:val="000642C8"/>
    <w:rsid w:val="000643C9"/>
    <w:rsid w:val="00067956"/>
    <w:rsid w:val="0007051D"/>
    <w:rsid w:val="000713C4"/>
    <w:rsid w:val="0007152C"/>
    <w:rsid w:val="00071E99"/>
    <w:rsid w:val="000726F4"/>
    <w:rsid w:val="000762CF"/>
    <w:rsid w:val="000764CC"/>
    <w:rsid w:val="00076669"/>
    <w:rsid w:val="00077149"/>
    <w:rsid w:val="000815AB"/>
    <w:rsid w:val="00084214"/>
    <w:rsid w:val="00086CAE"/>
    <w:rsid w:val="00086F7A"/>
    <w:rsid w:val="0008738E"/>
    <w:rsid w:val="00087659"/>
    <w:rsid w:val="000907D8"/>
    <w:rsid w:val="000931D4"/>
    <w:rsid w:val="00093FA9"/>
    <w:rsid w:val="000949C3"/>
    <w:rsid w:val="00095623"/>
    <w:rsid w:val="0009599E"/>
    <w:rsid w:val="00096782"/>
    <w:rsid w:val="000A32D6"/>
    <w:rsid w:val="000A6871"/>
    <w:rsid w:val="000A6A27"/>
    <w:rsid w:val="000A72FC"/>
    <w:rsid w:val="000A7564"/>
    <w:rsid w:val="000B0877"/>
    <w:rsid w:val="000B0A74"/>
    <w:rsid w:val="000B0B5C"/>
    <w:rsid w:val="000B223E"/>
    <w:rsid w:val="000B2252"/>
    <w:rsid w:val="000B4987"/>
    <w:rsid w:val="000B5820"/>
    <w:rsid w:val="000B6424"/>
    <w:rsid w:val="000B75D8"/>
    <w:rsid w:val="000C1EA3"/>
    <w:rsid w:val="000C28FC"/>
    <w:rsid w:val="000C3A93"/>
    <w:rsid w:val="000C43F2"/>
    <w:rsid w:val="000C50C6"/>
    <w:rsid w:val="000C5448"/>
    <w:rsid w:val="000D0239"/>
    <w:rsid w:val="000D3D50"/>
    <w:rsid w:val="000D4F29"/>
    <w:rsid w:val="000D530E"/>
    <w:rsid w:val="000D5F57"/>
    <w:rsid w:val="000D64C4"/>
    <w:rsid w:val="000E04BB"/>
    <w:rsid w:val="000E0B8B"/>
    <w:rsid w:val="000E2C6D"/>
    <w:rsid w:val="000E2CC0"/>
    <w:rsid w:val="000E334E"/>
    <w:rsid w:val="000E41C1"/>
    <w:rsid w:val="000E4436"/>
    <w:rsid w:val="000E5609"/>
    <w:rsid w:val="000E5E96"/>
    <w:rsid w:val="000E6B94"/>
    <w:rsid w:val="000E749F"/>
    <w:rsid w:val="000F11C2"/>
    <w:rsid w:val="000F26A2"/>
    <w:rsid w:val="000F2FF5"/>
    <w:rsid w:val="000F319D"/>
    <w:rsid w:val="000F40C4"/>
    <w:rsid w:val="000F4CEC"/>
    <w:rsid w:val="000F53E3"/>
    <w:rsid w:val="000F5871"/>
    <w:rsid w:val="000F73E2"/>
    <w:rsid w:val="001007D7"/>
    <w:rsid w:val="00101748"/>
    <w:rsid w:val="00101E8A"/>
    <w:rsid w:val="00103DB0"/>
    <w:rsid w:val="001056F9"/>
    <w:rsid w:val="00105C1D"/>
    <w:rsid w:val="001061CE"/>
    <w:rsid w:val="00107BBD"/>
    <w:rsid w:val="00112470"/>
    <w:rsid w:val="00112880"/>
    <w:rsid w:val="00112D49"/>
    <w:rsid w:val="00113F1E"/>
    <w:rsid w:val="001206FD"/>
    <w:rsid w:val="00121707"/>
    <w:rsid w:val="00123B75"/>
    <w:rsid w:val="00124042"/>
    <w:rsid w:val="00126062"/>
    <w:rsid w:val="001271A2"/>
    <w:rsid w:val="00127F0D"/>
    <w:rsid w:val="00130DDA"/>
    <w:rsid w:val="00130FDF"/>
    <w:rsid w:val="00131532"/>
    <w:rsid w:val="00132AA7"/>
    <w:rsid w:val="0013416C"/>
    <w:rsid w:val="0013734A"/>
    <w:rsid w:val="00141ACA"/>
    <w:rsid w:val="00142317"/>
    <w:rsid w:val="00142654"/>
    <w:rsid w:val="00144B45"/>
    <w:rsid w:val="00144BC2"/>
    <w:rsid w:val="00144D7E"/>
    <w:rsid w:val="001456B9"/>
    <w:rsid w:val="001457DC"/>
    <w:rsid w:val="00146122"/>
    <w:rsid w:val="001464B1"/>
    <w:rsid w:val="0014666B"/>
    <w:rsid w:val="0014775B"/>
    <w:rsid w:val="00147ECB"/>
    <w:rsid w:val="00150556"/>
    <w:rsid w:val="00152341"/>
    <w:rsid w:val="00152445"/>
    <w:rsid w:val="001568FD"/>
    <w:rsid w:val="00157AB7"/>
    <w:rsid w:val="00161BBA"/>
    <w:rsid w:val="001632F4"/>
    <w:rsid w:val="001635CB"/>
    <w:rsid w:val="00165101"/>
    <w:rsid w:val="0016756C"/>
    <w:rsid w:val="00167A22"/>
    <w:rsid w:val="00170558"/>
    <w:rsid w:val="00170596"/>
    <w:rsid w:val="00170A69"/>
    <w:rsid w:val="00171096"/>
    <w:rsid w:val="001716BE"/>
    <w:rsid w:val="00171A9A"/>
    <w:rsid w:val="00171FDE"/>
    <w:rsid w:val="00173DDC"/>
    <w:rsid w:val="00173EBC"/>
    <w:rsid w:val="00173F8F"/>
    <w:rsid w:val="001747E0"/>
    <w:rsid w:val="00174B76"/>
    <w:rsid w:val="00175163"/>
    <w:rsid w:val="001753BD"/>
    <w:rsid w:val="00175A9E"/>
    <w:rsid w:val="00175DBA"/>
    <w:rsid w:val="001825EE"/>
    <w:rsid w:val="00183D8E"/>
    <w:rsid w:val="00183DCE"/>
    <w:rsid w:val="00184DE3"/>
    <w:rsid w:val="001903EF"/>
    <w:rsid w:val="00192F57"/>
    <w:rsid w:val="00193593"/>
    <w:rsid w:val="00194204"/>
    <w:rsid w:val="001942C6"/>
    <w:rsid w:val="0019474F"/>
    <w:rsid w:val="0019509E"/>
    <w:rsid w:val="001951A8"/>
    <w:rsid w:val="001954FD"/>
    <w:rsid w:val="00196522"/>
    <w:rsid w:val="001A0139"/>
    <w:rsid w:val="001A3295"/>
    <w:rsid w:val="001A75DA"/>
    <w:rsid w:val="001A7CC5"/>
    <w:rsid w:val="001B16D1"/>
    <w:rsid w:val="001B2414"/>
    <w:rsid w:val="001B29F3"/>
    <w:rsid w:val="001B3149"/>
    <w:rsid w:val="001B4155"/>
    <w:rsid w:val="001B46A9"/>
    <w:rsid w:val="001B4D59"/>
    <w:rsid w:val="001B4FDF"/>
    <w:rsid w:val="001B6926"/>
    <w:rsid w:val="001C0C31"/>
    <w:rsid w:val="001C0D17"/>
    <w:rsid w:val="001C1779"/>
    <w:rsid w:val="001C1F4B"/>
    <w:rsid w:val="001C43DF"/>
    <w:rsid w:val="001C63FF"/>
    <w:rsid w:val="001D009A"/>
    <w:rsid w:val="001D0D1C"/>
    <w:rsid w:val="001D5787"/>
    <w:rsid w:val="001D7766"/>
    <w:rsid w:val="001D7A42"/>
    <w:rsid w:val="001E0874"/>
    <w:rsid w:val="001E1FF3"/>
    <w:rsid w:val="001E2429"/>
    <w:rsid w:val="001E2ADD"/>
    <w:rsid w:val="001E4609"/>
    <w:rsid w:val="001E5992"/>
    <w:rsid w:val="001E6808"/>
    <w:rsid w:val="001F00E5"/>
    <w:rsid w:val="001F0B0E"/>
    <w:rsid w:val="001F1882"/>
    <w:rsid w:val="001F2E35"/>
    <w:rsid w:val="001F48FA"/>
    <w:rsid w:val="001F5A09"/>
    <w:rsid w:val="001F5AE5"/>
    <w:rsid w:val="001F700A"/>
    <w:rsid w:val="001F7232"/>
    <w:rsid w:val="002030FE"/>
    <w:rsid w:val="0020318C"/>
    <w:rsid w:val="0020350B"/>
    <w:rsid w:val="00207F0B"/>
    <w:rsid w:val="00210A76"/>
    <w:rsid w:val="002148A3"/>
    <w:rsid w:val="00215B94"/>
    <w:rsid w:val="00216C25"/>
    <w:rsid w:val="0022169F"/>
    <w:rsid w:val="00221744"/>
    <w:rsid w:val="00222C40"/>
    <w:rsid w:val="00224643"/>
    <w:rsid w:val="00225505"/>
    <w:rsid w:val="0022682A"/>
    <w:rsid w:val="00226BFD"/>
    <w:rsid w:val="00226FE3"/>
    <w:rsid w:val="00227824"/>
    <w:rsid w:val="00227AA0"/>
    <w:rsid w:val="00227FE1"/>
    <w:rsid w:val="00230993"/>
    <w:rsid w:val="002309DB"/>
    <w:rsid w:val="00233B5A"/>
    <w:rsid w:val="00233E6E"/>
    <w:rsid w:val="00234126"/>
    <w:rsid w:val="00234793"/>
    <w:rsid w:val="00234CFA"/>
    <w:rsid w:val="002352E6"/>
    <w:rsid w:val="00235412"/>
    <w:rsid w:val="00235B3A"/>
    <w:rsid w:val="00235DA3"/>
    <w:rsid w:val="002363AC"/>
    <w:rsid w:val="00237DF3"/>
    <w:rsid w:val="00241AC0"/>
    <w:rsid w:val="00241F07"/>
    <w:rsid w:val="00243C8F"/>
    <w:rsid w:val="002445CC"/>
    <w:rsid w:val="002465AA"/>
    <w:rsid w:val="002466AC"/>
    <w:rsid w:val="002467A6"/>
    <w:rsid w:val="00247129"/>
    <w:rsid w:val="00247675"/>
    <w:rsid w:val="002500CD"/>
    <w:rsid w:val="002508EE"/>
    <w:rsid w:val="002528E7"/>
    <w:rsid w:val="00252B7F"/>
    <w:rsid w:val="00255EA6"/>
    <w:rsid w:val="0025787B"/>
    <w:rsid w:val="00257CE5"/>
    <w:rsid w:val="00262236"/>
    <w:rsid w:val="00262909"/>
    <w:rsid w:val="00263B52"/>
    <w:rsid w:val="00263ED2"/>
    <w:rsid w:val="00264F1F"/>
    <w:rsid w:val="00266305"/>
    <w:rsid w:val="002668E4"/>
    <w:rsid w:val="00266A38"/>
    <w:rsid w:val="00266D89"/>
    <w:rsid w:val="00266DF7"/>
    <w:rsid w:val="00267519"/>
    <w:rsid w:val="00270AF6"/>
    <w:rsid w:val="002746BD"/>
    <w:rsid w:val="00274A9B"/>
    <w:rsid w:val="00275030"/>
    <w:rsid w:val="00275425"/>
    <w:rsid w:val="00276C85"/>
    <w:rsid w:val="0027714B"/>
    <w:rsid w:val="002777EA"/>
    <w:rsid w:val="00277FBE"/>
    <w:rsid w:val="002869C0"/>
    <w:rsid w:val="002914CB"/>
    <w:rsid w:val="00291FD9"/>
    <w:rsid w:val="002924F6"/>
    <w:rsid w:val="0029266D"/>
    <w:rsid w:val="00294DEF"/>
    <w:rsid w:val="00296D20"/>
    <w:rsid w:val="0029797B"/>
    <w:rsid w:val="002A0355"/>
    <w:rsid w:val="002A063B"/>
    <w:rsid w:val="002A0AC2"/>
    <w:rsid w:val="002A10B1"/>
    <w:rsid w:val="002A1967"/>
    <w:rsid w:val="002A20D7"/>
    <w:rsid w:val="002A259B"/>
    <w:rsid w:val="002A2676"/>
    <w:rsid w:val="002A2890"/>
    <w:rsid w:val="002A2A8A"/>
    <w:rsid w:val="002A2FCC"/>
    <w:rsid w:val="002A4D9C"/>
    <w:rsid w:val="002A5269"/>
    <w:rsid w:val="002A5392"/>
    <w:rsid w:val="002A601E"/>
    <w:rsid w:val="002A66AF"/>
    <w:rsid w:val="002B0313"/>
    <w:rsid w:val="002B0F0C"/>
    <w:rsid w:val="002B1321"/>
    <w:rsid w:val="002B17E4"/>
    <w:rsid w:val="002B1D03"/>
    <w:rsid w:val="002B3950"/>
    <w:rsid w:val="002B4686"/>
    <w:rsid w:val="002B46AC"/>
    <w:rsid w:val="002B6DFD"/>
    <w:rsid w:val="002B6E68"/>
    <w:rsid w:val="002C0028"/>
    <w:rsid w:val="002C048D"/>
    <w:rsid w:val="002C1370"/>
    <w:rsid w:val="002C4205"/>
    <w:rsid w:val="002C591A"/>
    <w:rsid w:val="002C5D17"/>
    <w:rsid w:val="002C630F"/>
    <w:rsid w:val="002C7014"/>
    <w:rsid w:val="002C710B"/>
    <w:rsid w:val="002D07EE"/>
    <w:rsid w:val="002D0AD3"/>
    <w:rsid w:val="002D12EC"/>
    <w:rsid w:val="002D1374"/>
    <w:rsid w:val="002D18B9"/>
    <w:rsid w:val="002D2B26"/>
    <w:rsid w:val="002D3B60"/>
    <w:rsid w:val="002D3DF4"/>
    <w:rsid w:val="002D40EA"/>
    <w:rsid w:val="002D4BBE"/>
    <w:rsid w:val="002D508A"/>
    <w:rsid w:val="002D571D"/>
    <w:rsid w:val="002D612F"/>
    <w:rsid w:val="002D6D51"/>
    <w:rsid w:val="002E0B53"/>
    <w:rsid w:val="002E44F0"/>
    <w:rsid w:val="002E4794"/>
    <w:rsid w:val="002E4EFD"/>
    <w:rsid w:val="002E50C3"/>
    <w:rsid w:val="002E510C"/>
    <w:rsid w:val="002E6D89"/>
    <w:rsid w:val="002F1B21"/>
    <w:rsid w:val="002F1D19"/>
    <w:rsid w:val="002F2997"/>
    <w:rsid w:val="002F3109"/>
    <w:rsid w:val="002F3933"/>
    <w:rsid w:val="002F4B61"/>
    <w:rsid w:val="002F56AC"/>
    <w:rsid w:val="002F5FED"/>
    <w:rsid w:val="00300CCE"/>
    <w:rsid w:val="003031F1"/>
    <w:rsid w:val="00303D60"/>
    <w:rsid w:val="0030579E"/>
    <w:rsid w:val="003065F9"/>
    <w:rsid w:val="00307600"/>
    <w:rsid w:val="003077E2"/>
    <w:rsid w:val="003152AE"/>
    <w:rsid w:val="00315F80"/>
    <w:rsid w:val="00326514"/>
    <w:rsid w:val="00327C34"/>
    <w:rsid w:val="003302DF"/>
    <w:rsid w:val="00330619"/>
    <w:rsid w:val="00330E05"/>
    <w:rsid w:val="00331379"/>
    <w:rsid w:val="00332D5F"/>
    <w:rsid w:val="00333B7F"/>
    <w:rsid w:val="00335E19"/>
    <w:rsid w:val="00337694"/>
    <w:rsid w:val="00337D2A"/>
    <w:rsid w:val="00340599"/>
    <w:rsid w:val="0034100F"/>
    <w:rsid w:val="00341C5D"/>
    <w:rsid w:val="00341EF3"/>
    <w:rsid w:val="003429EC"/>
    <w:rsid w:val="00344654"/>
    <w:rsid w:val="00344DBB"/>
    <w:rsid w:val="003459AF"/>
    <w:rsid w:val="00345DB4"/>
    <w:rsid w:val="00346C71"/>
    <w:rsid w:val="00350502"/>
    <w:rsid w:val="00350DFB"/>
    <w:rsid w:val="00350E2C"/>
    <w:rsid w:val="00350E51"/>
    <w:rsid w:val="00351F36"/>
    <w:rsid w:val="0035344C"/>
    <w:rsid w:val="00353DEA"/>
    <w:rsid w:val="00354368"/>
    <w:rsid w:val="00354F3E"/>
    <w:rsid w:val="003559FD"/>
    <w:rsid w:val="003568DA"/>
    <w:rsid w:val="0035737F"/>
    <w:rsid w:val="0036022E"/>
    <w:rsid w:val="0036049D"/>
    <w:rsid w:val="00360DCB"/>
    <w:rsid w:val="0036116F"/>
    <w:rsid w:val="003623BD"/>
    <w:rsid w:val="003628EE"/>
    <w:rsid w:val="00363E14"/>
    <w:rsid w:val="00364A87"/>
    <w:rsid w:val="00366E1E"/>
    <w:rsid w:val="0037030C"/>
    <w:rsid w:val="00370720"/>
    <w:rsid w:val="00371A7A"/>
    <w:rsid w:val="003728FF"/>
    <w:rsid w:val="0037294A"/>
    <w:rsid w:val="00373451"/>
    <w:rsid w:val="003757E7"/>
    <w:rsid w:val="003760AC"/>
    <w:rsid w:val="00376D70"/>
    <w:rsid w:val="00380147"/>
    <w:rsid w:val="003803F0"/>
    <w:rsid w:val="00382D1B"/>
    <w:rsid w:val="0038346D"/>
    <w:rsid w:val="00390844"/>
    <w:rsid w:val="0039208E"/>
    <w:rsid w:val="003926F6"/>
    <w:rsid w:val="003926FA"/>
    <w:rsid w:val="003934A8"/>
    <w:rsid w:val="00393728"/>
    <w:rsid w:val="003942AD"/>
    <w:rsid w:val="00394726"/>
    <w:rsid w:val="003A038E"/>
    <w:rsid w:val="003A0A07"/>
    <w:rsid w:val="003A0F0B"/>
    <w:rsid w:val="003A5505"/>
    <w:rsid w:val="003A6788"/>
    <w:rsid w:val="003A72AC"/>
    <w:rsid w:val="003A75EE"/>
    <w:rsid w:val="003A7EEE"/>
    <w:rsid w:val="003B299A"/>
    <w:rsid w:val="003B29B2"/>
    <w:rsid w:val="003B38DD"/>
    <w:rsid w:val="003B3CC6"/>
    <w:rsid w:val="003B4855"/>
    <w:rsid w:val="003B4D87"/>
    <w:rsid w:val="003C0285"/>
    <w:rsid w:val="003C06B2"/>
    <w:rsid w:val="003C0D04"/>
    <w:rsid w:val="003C20EA"/>
    <w:rsid w:val="003C2FE1"/>
    <w:rsid w:val="003C54F7"/>
    <w:rsid w:val="003C63D6"/>
    <w:rsid w:val="003C65BC"/>
    <w:rsid w:val="003C756A"/>
    <w:rsid w:val="003D0C42"/>
    <w:rsid w:val="003D16BB"/>
    <w:rsid w:val="003D1D9C"/>
    <w:rsid w:val="003D1FEC"/>
    <w:rsid w:val="003D41E0"/>
    <w:rsid w:val="003D4FA1"/>
    <w:rsid w:val="003D7719"/>
    <w:rsid w:val="003E4008"/>
    <w:rsid w:val="003F055D"/>
    <w:rsid w:val="003F1958"/>
    <w:rsid w:val="003F27A0"/>
    <w:rsid w:val="003F2808"/>
    <w:rsid w:val="003F2B6F"/>
    <w:rsid w:val="003F4630"/>
    <w:rsid w:val="003F4DA2"/>
    <w:rsid w:val="003F4E66"/>
    <w:rsid w:val="003F5883"/>
    <w:rsid w:val="003F66EF"/>
    <w:rsid w:val="00400524"/>
    <w:rsid w:val="004007AF"/>
    <w:rsid w:val="00403135"/>
    <w:rsid w:val="00404695"/>
    <w:rsid w:val="00404FBB"/>
    <w:rsid w:val="0040504D"/>
    <w:rsid w:val="0040788B"/>
    <w:rsid w:val="004109FE"/>
    <w:rsid w:val="00410E58"/>
    <w:rsid w:val="004115DC"/>
    <w:rsid w:val="00411E99"/>
    <w:rsid w:val="00413A50"/>
    <w:rsid w:val="00413C59"/>
    <w:rsid w:val="00415209"/>
    <w:rsid w:val="00415303"/>
    <w:rsid w:val="004163BD"/>
    <w:rsid w:val="00416567"/>
    <w:rsid w:val="00416EAC"/>
    <w:rsid w:val="0041744B"/>
    <w:rsid w:val="00417AA6"/>
    <w:rsid w:val="00421B40"/>
    <w:rsid w:val="0042221C"/>
    <w:rsid w:val="00422A17"/>
    <w:rsid w:val="00427624"/>
    <w:rsid w:val="004276A2"/>
    <w:rsid w:val="00430E56"/>
    <w:rsid w:val="00431220"/>
    <w:rsid w:val="00432E7D"/>
    <w:rsid w:val="00432FBF"/>
    <w:rsid w:val="00434C6C"/>
    <w:rsid w:val="00440923"/>
    <w:rsid w:val="00440B76"/>
    <w:rsid w:val="00440BF1"/>
    <w:rsid w:val="00442694"/>
    <w:rsid w:val="00442CC1"/>
    <w:rsid w:val="004441B6"/>
    <w:rsid w:val="00444484"/>
    <w:rsid w:val="004444B8"/>
    <w:rsid w:val="004446D8"/>
    <w:rsid w:val="00447173"/>
    <w:rsid w:val="0044735B"/>
    <w:rsid w:val="004512A4"/>
    <w:rsid w:val="0045143F"/>
    <w:rsid w:val="00451B87"/>
    <w:rsid w:val="00451FF0"/>
    <w:rsid w:val="00452ACC"/>
    <w:rsid w:val="004547EC"/>
    <w:rsid w:val="0045535E"/>
    <w:rsid w:val="00455A90"/>
    <w:rsid w:val="00456267"/>
    <w:rsid w:val="004616ED"/>
    <w:rsid w:val="00461890"/>
    <w:rsid w:val="00461C13"/>
    <w:rsid w:val="00465763"/>
    <w:rsid w:val="00465E95"/>
    <w:rsid w:val="004677F2"/>
    <w:rsid w:val="004700ED"/>
    <w:rsid w:val="00473294"/>
    <w:rsid w:val="00475699"/>
    <w:rsid w:val="00476580"/>
    <w:rsid w:val="0047746E"/>
    <w:rsid w:val="00481BED"/>
    <w:rsid w:val="00482B7D"/>
    <w:rsid w:val="004837B1"/>
    <w:rsid w:val="00485AF5"/>
    <w:rsid w:val="00485F5D"/>
    <w:rsid w:val="00486083"/>
    <w:rsid w:val="00490EAB"/>
    <w:rsid w:val="00491D28"/>
    <w:rsid w:val="00492BEB"/>
    <w:rsid w:val="00493043"/>
    <w:rsid w:val="00494E3E"/>
    <w:rsid w:val="0049501C"/>
    <w:rsid w:val="00496EEF"/>
    <w:rsid w:val="00497FB7"/>
    <w:rsid w:val="004A2491"/>
    <w:rsid w:val="004A34BF"/>
    <w:rsid w:val="004A487A"/>
    <w:rsid w:val="004A49B1"/>
    <w:rsid w:val="004A5737"/>
    <w:rsid w:val="004A72EC"/>
    <w:rsid w:val="004B145C"/>
    <w:rsid w:val="004B42FE"/>
    <w:rsid w:val="004B614D"/>
    <w:rsid w:val="004B61C6"/>
    <w:rsid w:val="004B63E1"/>
    <w:rsid w:val="004B722D"/>
    <w:rsid w:val="004C04F5"/>
    <w:rsid w:val="004C1219"/>
    <w:rsid w:val="004C1796"/>
    <w:rsid w:val="004C1D7C"/>
    <w:rsid w:val="004C25E3"/>
    <w:rsid w:val="004C4ABE"/>
    <w:rsid w:val="004C58B8"/>
    <w:rsid w:val="004C58C1"/>
    <w:rsid w:val="004C5B39"/>
    <w:rsid w:val="004D073C"/>
    <w:rsid w:val="004D182E"/>
    <w:rsid w:val="004D2136"/>
    <w:rsid w:val="004D268E"/>
    <w:rsid w:val="004D41D4"/>
    <w:rsid w:val="004D52F9"/>
    <w:rsid w:val="004D7EDB"/>
    <w:rsid w:val="004E2204"/>
    <w:rsid w:val="004E2214"/>
    <w:rsid w:val="004E27D2"/>
    <w:rsid w:val="004E2F13"/>
    <w:rsid w:val="004E4735"/>
    <w:rsid w:val="004E6D1C"/>
    <w:rsid w:val="004E767B"/>
    <w:rsid w:val="004F4676"/>
    <w:rsid w:val="004F4E05"/>
    <w:rsid w:val="004F561C"/>
    <w:rsid w:val="004F6040"/>
    <w:rsid w:val="004F65E0"/>
    <w:rsid w:val="004F6EAD"/>
    <w:rsid w:val="004F7B32"/>
    <w:rsid w:val="0050148C"/>
    <w:rsid w:val="00501B7A"/>
    <w:rsid w:val="00503325"/>
    <w:rsid w:val="0050397F"/>
    <w:rsid w:val="00504222"/>
    <w:rsid w:val="00506055"/>
    <w:rsid w:val="00507E77"/>
    <w:rsid w:val="00507FE3"/>
    <w:rsid w:val="005101D8"/>
    <w:rsid w:val="0051083C"/>
    <w:rsid w:val="005112C9"/>
    <w:rsid w:val="00512DCD"/>
    <w:rsid w:val="00512FD8"/>
    <w:rsid w:val="00513695"/>
    <w:rsid w:val="0051414A"/>
    <w:rsid w:val="00514883"/>
    <w:rsid w:val="00514884"/>
    <w:rsid w:val="00515250"/>
    <w:rsid w:val="00515B61"/>
    <w:rsid w:val="00516DE1"/>
    <w:rsid w:val="00517AB5"/>
    <w:rsid w:val="0052003A"/>
    <w:rsid w:val="00522E42"/>
    <w:rsid w:val="005252CD"/>
    <w:rsid w:val="005266A7"/>
    <w:rsid w:val="00526B2B"/>
    <w:rsid w:val="0052798E"/>
    <w:rsid w:val="00530180"/>
    <w:rsid w:val="00530285"/>
    <w:rsid w:val="005308D7"/>
    <w:rsid w:val="005314D3"/>
    <w:rsid w:val="00531672"/>
    <w:rsid w:val="00531699"/>
    <w:rsid w:val="00532A8F"/>
    <w:rsid w:val="00534F39"/>
    <w:rsid w:val="00534F76"/>
    <w:rsid w:val="0053751C"/>
    <w:rsid w:val="00540C97"/>
    <w:rsid w:val="00541160"/>
    <w:rsid w:val="005411FF"/>
    <w:rsid w:val="005416F3"/>
    <w:rsid w:val="0054282F"/>
    <w:rsid w:val="00544B13"/>
    <w:rsid w:val="00545093"/>
    <w:rsid w:val="00546A6C"/>
    <w:rsid w:val="00550754"/>
    <w:rsid w:val="00550C43"/>
    <w:rsid w:val="00550CD1"/>
    <w:rsid w:val="005523A4"/>
    <w:rsid w:val="005527B8"/>
    <w:rsid w:val="00553709"/>
    <w:rsid w:val="00553BDB"/>
    <w:rsid w:val="0055415B"/>
    <w:rsid w:val="005547BD"/>
    <w:rsid w:val="00556A07"/>
    <w:rsid w:val="0056128D"/>
    <w:rsid w:val="00562CE0"/>
    <w:rsid w:val="005650BC"/>
    <w:rsid w:val="005670A1"/>
    <w:rsid w:val="005716B7"/>
    <w:rsid w:val="005722A4"/>
    <w:rsid w:val="00572CF2"/>
    <w:rsid w:val="00574492"/>
    <w:rsid w:val="0058015A"/>
    <w:rsid w:val="00581423"/>
    <w:rsid w:val="00581798"/>
    <w:rsid w:val="00581CB1"/>
    <w:rsid w:val="00581CFD"/>
    <w:rsid w:val="005830D0"/>
    <w:rsid w:val="00584E4A"/>
    <w:rsid w:val="00585842"/>
    <w:rsid w:val="005877AD"/>
    <w:rsid w:val="005878A6"/>
    <w:rsid w:val="00587A69"/>
    <w:rsid w:val="00587D85"/>
    <w:rsid w:val="00590B83"/>
    <w:rsid w:val="00595FDE"/>
    <w:rsid w:val="0059785F"/>
    <w:rsid w:val="005A079F"/>
    <w:rsid w:val="005A2240"/>
    <w:rsid w:val="005A236C"/>
    <w:rsid w:val="005A2628"/>
    <w:rsid w:val="005A2EFD"/>
    <w:rsid w:val="005A3C29"/>
    <w:rsid w:val="005A50B1"/>
    <w:rsid w:val="005A64CD"/>
    <w:rsid w:val="005A68A3"/>
    <w:rsid w:val="005B173F"/>
    <w:rsid w:val="005B29FE"/>
    <w:rsid w:val="005B2BEE"/>
    <w:rsid w:val="005B2C67"/>
    <w:rsid w:val="005B4289"/>
    <w:rsid w:val="005B46B6"/>
    <w:rsid w:val="005B47C0"/>
    <w:rsid w:val="005C164D"/>
    <w:rsid w:val="005C2CF4"/>
    <w:rsid w:val="005C30CD"/>
    <w:rsid w:val="005C4098"/>
    <w:rsid w:val="005C4AB6"/>
    <w:rsid w:val="005C73FE"/>
    <w:rsid w:val="005C7B7F"/>
    <w:rsid w:val="005D0081"/>
    <w:rsid w:val="005D1AE9"/>
    <w:rsid w:val="005D333B"/>
    <w:rsid w:val="005D3BE5"/>
    <w:rsid w:val="005D53FE"/>
    <w:rsid w:val="005D57E7"/>
    <w:rsid w:val="005D5DC6"/>
    <w:rsid w:val="005D71FF"/>
    <w:rsid w:val="005E0CB8"/>
    <w:rsid w:val="005E1F05"/>
    <w:rsid w:val="005E27E8"/>
    <w:rsid w:val="005E3DC3"/>
    <w:rsid w:val="005E5579"/>
    <w:rsid w:val="005E5F60"/>
    <w:rsid w:val="005E7F4A"/>
    <w:rsid w:val="005F0599"/>
    <w:rsid w:val="005F253C"/>
    <w:rsid w:val="005F44CD"/>
    <w:rsid w:val="005F4D87"/>
    <w:rsid w:val="005F4FB9"/>
    <w:rsid w:val="005F676A"/>
    <w:rsid w:val="005F7B5B"/>
    <w:rsid w:val="006000DF"/>
    <w:rsid w:val="00600AD4"/>
    <w:rsid w:val="0060455E"/>
    <w:rsid w:val="006051B0"/>
    <w:rsid w:val="0060537B"/>
    <w:rsid w:val="00606695"/>
    <w:rsid w:val="006077F3"/>
    <w:rsid w:val="006109E5"/>
    <w:rsid w:val="00611AC4"/>
    <w:rsid w:val="0061231B"/>
    <w:rsid w:val="006134EB"/>
    <w:rsid w:val="00613AB5"/>
    <w:rsid w:val="00614876"/>
    <w:rsid w:val="00614DD4"/>
    <w:rsid w:val="0061547B"/>
    <w:rsid w:val="00615CD8"/>
    <w:rsid w:val="00617E43"/>
    <w:rsid w:val="006225C0"/>
    <w:rsid w:val="00625523"/>
    <w:rsid w:val="006265AA"/>
    <w:rsid w:val="00626FC8"/>
    <w:rsid w:val="00630210"/>
    <w:rsid w:val="0063052A"/>
    <w:rsid w:val="00631ED5"/>
    <w:rsid w:val="006332E7"/>
    <w:rsid w:val="00637642"/>
    <w:rsid w:val="00643049"/>
    <w:rsid w:val="00644AE0"/>
    <w:rsid w:val="00645C3A"/>
    <w:rsid w:val="00651BA9"/>
    <w:rsid w:val="00651BC6"/>
    <w:rsid w:val="00652620"/>
    <w:rsid w:val="00654123"/>
    <w:rsid w:val="0065636C"/>
    <w:rsid w:val="0066368B"/>
    <w:rsid w:val="006655B0"/>
    <w:rsid w:val="00666CFA"/>
    <w:rsid w:val="0066762A"/>
    <w:rsid w:val="00667F88"/>
    <w:rsid w:val="0067286C"/>
    <w:rsid w:val="00673BE3"/>
    <w:rsid w:val="006742D3"/>
    <w:rsid w:val="006756C5"/>
    <w:rsid w:val="00675F36"/>
    <w:rsid w:val="00675FB5"/>
    <w:rsid w:val="00676609"/>
    <w:rsid w:val="00676AA3"/>
    <w:rsid w:val="00677D36"/>
    <w:rsid w:val="0068004B"/>
    <w:rsid w:val="00680237"/>
    <w:rsid w:val="0068159A"/>
    <w:rsid w:val="0068195F"/>
    <w:rsid w:val="006832B1"/>
    <w:rsid w:val="006836D3"/>
    <w:rsid w:val="00683D17"/>
    <w:rsid w:val="0068478B"/>
    <w:rsid w:val="00684DA1"/>
    <w:rsid w:val="00686491"/>
    <w:rsid w:val="00686C03"/>
    <w:rsid w:val="0068715F"/>
    <w:rsid w:val="00691650"/>
    <w:rsid w:val="006933D2"/>
    <w:rsid w:val="00693DA6"/>
    <w:rsid w:val="00694ADC"/>
    <w:rsid w:val="00695382"/>
    <w:rsid w:val="00695C76"/>
    <w:rsid w:val="0069660A"/>
    <w:rsid w:val="006A02D4"/>
    <w:rsid w:val="006A0332"/>
    <w:rsid w:val="006A0937"/>
    <w:rsid w:val="006A1F70"/>
    <w:rsid w:val="006A23CA"/>
    <w:rsid w:val="006A3CCD"/>
    <w:rsid w:val="006A5243"/>
    <w:rsid w:val="006A5A7D"/>
    <w:rsid w:val="006A615C"/>
    <w:rsid w:val="006A7630"/>
    <w:rsid w:val="006B0E62"/>
    <w:rsid w:val="006B11BA"/>
    <w:rsid w:val="006B18C8"/>
    <w:rsid w:val="006B2062"/>
    <w:rsid w:val="006B2B91"/>
    <w:rsid w:val="006B3CCE"/>
    <w:rsid w:val="006B60B1"/>
    <w:rsid w:val="006B68BA"/>
    <w:rsid w:val="006B6A78"/>
    <w:rsid w:val="006C0598"/>
    <w:rsid w:val="006C0815"/>
    <w:rsid w:val="006C0EAE"/>
    <w:rsid w:val="006C1625"/>
    <w:rsid w:val="006C17B3"/>
    <w:rsid w:val="006C5A6D"/>
    <w:rsid w:val="006C7AC4"/>
    <w:rsid w:val="006D1AA4"/>
    <w:rsid w:val="006D2740"/>
    <w:rsid w:val="006D3494"/>
    <w:rsid w:val="006D3C7E"/>
    <w:rsid w:val="006D4687"/>
    <w:rsid w:val="006D4881"/>
    <w:rsid w:val="006D4E28"/>
    <w:rsid w:val="006D7BE2"/>
    <w:rsid w:val="006E0C66"/>
    <w:rsid w:val="006E2B29"/>
    <w:rsid w:val="006E3469"/>
    <w:rsid w:val="006E45ED"/>
    <w:rsid w:val="006E500F"/>
    <w:rsid w:val="006E7F69"/>
    <w:rsid w:val="006F04C9"/>
    <w:rsid w:val="006F2864"/>
    <w:rsid w:val="006F3921"/>
    <w:rsid w:val="006F3AD9"/>
    <w:rsid w:val="006F4170"/>
    <w:rsid w:val="006F578C"/>
    <w:rsid w:val="006F61E7"/>
    <w:rsid w:val="006F6CA5"/>
    <w:rsid w:val="00700B9D"/>
    <w:rsid w:val="0070157B"/>
    <w:rsid w:val="00701637"/>
    <w:rsid w:val="007036D1"/>
    <w:rsid w:val="007041FC"/>
    <w:rsid w:val="007058F9"/>
    <w:rsid w:val="0070664E"/>
    <w:rsid w:val="007068FF"/>
    <w:rsid w:val="00706E24"/>
    <w:rsid w:val="00707B4C"/>
    <w:rsid w:val="007100BA"/>
    <w:rsid w:val="007107C2"/>
    <w:rsid w:val="007123FA"/>
    <w:rsid w:val="00713662"/>
    <w:rsid w:val="007148B9"/>
    <w:rsid w:val="00714E7A"/>
    <w:rsid w:val="0071732F"/>
    <w:rsid w:val="00717696"/>
    <w:rsid w:val="0072039C"/>
    <w:rsid w:val="00720D9F"/>
    <w:rsid w:val="00721D87"/>
    <w:rsid w:val="00722BC7"/>
    <w:rsid w:val="00722ED6"/>
    <w:rsid w:val="00723BDE"/>
    <w:rsid w:val="0072495F"/>
    <w:rsid w:val="00725D1C"/>
    <w:rsid w:val="00726CF1"/>
    <w:rsid w:val="00727571"/>
    <w:rsid w:val="00727CAB"/>
    <w:rsid w:val="00727F28"/>
    <w:rsid w:val="00732E1A"/>
    <w:rsid w:val="00736617"/>
    <w:rsid w:val="00737869"/>
    <w:rsid w:val="0074055D"/>
    <w:rsid w:val="007405D3"/>
    <w:rsid w:val="00740D8A"/>
    <w:rsid w:val="00740D9C"/>
    <w:rsid w:val="00741177"/>
    <w:rsid w:val="00742D0C"/>
    <w:rsid w:val="0074317E"/>
    <w:rsid w:val="00743845"/>
    <w:rsid w:val="00744FC8"/>
    <w:rsid w:val="0074580A"/>
    <w:rsid w:val="00745DDB"/>
    <w:rsid w:val="00745FEF"/>
    <w:rsid w:val="007466F4"/>
    <w:rsid w:val="007523C2"/>
    <w:rsid w:val="007525B8"/>
    <w:rsid w:val="007529E6"/>
    <w:rsid w:val="00753771"/>
    <w:rsid w:val="00753F00"/>
    <w:rsid w:val="0075495F"/>
    <w:rsid w:val="00754DAB"/>
    <w:rsid w:val="00755446"/>
    <w:rsid w:val="00757816"/>
    <w:rsid w:val="007613C7"/>
    <w:rsid w:val="0076187A"/>
    <w:rsid w:val="00762547"/>
    <w:rsid w:val="00762A69"/>
    <w:rsid w:val="00762B8D"/>
    <w:rsid w:val="00762E2A"/>
    <w:rsid w:val="00764F83"/>
    <w:rsid w:val="00765708"/>
    <w:rsid w:val="00766575"/>
    <w:rsid w:val="00766DD1"/>
    <w:rsid w:val="00771FEB"/>
    <w:rsid w:val="00774B77"/>
    <w:rsid w:val="00775DEF"/>
    <w:rsid w:val="00777789"/>
    <w:rsid w:val="007803CD"/>
    <w:rsid w:val="00781087"/>
    <w:rsid w:val="00781E7D"/>
    <w:rsid w:val="007838C1"/>
    <w:rsid w:val="00783B02"/>
    <w:rsid w:val="00783BA1"/>
    <w:rsid w:val="00785738"/>
    <w:rsid w:val="0078602B"/>
    <w:rsid w:val="00786BFE"/>
    <w:rsid w:val="007872B2"/>
    <w:rsid w:val="00787AB1"/>
    <w:rsid w:val="007917A5"/>
    <w:rsid w:val="007934B3"/>
    <w:rsid w:val="007935B1"/>
    <w:rsid w:val="00796B74"/>
    <w:rsid w:val="00797912"/>
    <w:rsid w:val="00797CE1"/>
    <w:rsid w:val="007A0661"/>
    <w:rsid w:val="007A111C"/>
    <w:rsid w:val="007A1237"/>
    <w:rsid w:val="007A28BB"/>
    <w:rsid w:val="007A3639"/>
    <w:rsid w:val="007A38BC"/>
    <w:rsid w:val="007A41AA"/>
    <w:rsid w:val="007A59A3"/>
    <w:rsid w:val="007A6537"/>
    <w:rsid w:val="007B0161"/>
    <w:rsid w:val="007B3949"/>
    <w:rsid w:val="007B4940"/>
    <w:rsid w:val="007B5844"/>
    <w:rsid w:val="007B5955"/>
    <w:rsid w:val="007B5F6D"/>
    <w:rsid w:val="007B7946"/>
    <w:rsid w:val="007B7EF0"/>
    <w:rsid w:val="007C158E"/>
    <w:rsid w:val="007C17E1"/>
    <w:rsid w:val="007C2B17"/>
    <w:rsid w:val="007C3514"/>
    <w:rsid w:val="007C4341"/>
    <w:rsid w:val="007C4E93"/>
    <w:rsid w:val="007C5C57"/>
    <w:rsid w:val="007C77B9"/>
    <w:rsid w:val="007C793D"/>
    <w:rsid w:val="007D03C3"/>
    <w:rsid w:val="007D23A5"/>
    <w:rsid w:val="007D33CC"/>
    <w:rsid w:val="007D3E8C"/>
    <w:rsid w:val="007D66AF"/>
    <w:rsid w:val="007D74DC"/>
    <w:rsid w:val="007D7649"/>
    <w:rsid w:val="007E13DD"/>
    <w:rsid w:val="007E4E56"/>
    <w:rsid w:val="007E605E"/>
    <w:rsid w:val="007E6110"/>
    <w:rsid w:val="007E7669"/>
    <w:rsid w:val="007E7966"/>
    <w:rsid w:val="007F0CE0"/>
    <w:rsid w:val="007F10C2"/>
    <w:rsid w:val="007F1692"/>
    <w:rsid w:val="007F1741"/>
    <w:rsid w:val="007F1B3A"/>
    <w:rsid w:val="007F3963"/>
    <w:rsid w:val="007F44AB"/>
    <w:rsid w:val="007F4BE9"/>
    <w:rsid w:val="007F4D44"/>
    <w:rsid w:val="007F5105"/>
    <w:rsid w:val="007F52C3"/>
    <w:rsid w:val="007F5E81"/>
    <w:rsid w:val="007F709C"/>
    <w:rsid w:val="008003AD"/>
    <w:rsid w:val="00800D35"/>
    <w:rsid w:val="008017C4"/>
    <w:rsid w:val="00801F9D"/>
    <w:rsid w:val="008020E9"/>
    <w:rsid w:val="0080224D"/>
    <w:rsid w:val="00805D0D"/>
    <w:rsid w:val="008063C7"/>
    <w:rsid w:val="008069ED"/>
    <w:rsid w:val="008070A9"/>
    <w:rsid w:val="00807867"/>
    <w:rsid w:val="00807D19"/>
    <w:rsid w:val="00807DDE"/>
    <w:rsid w:val="00820163"/>
    <w:rsid w:val="0082071D"/>
    <w:rsid w:val="008210B9"/>
    <w:rsid w:val="0082266B"/>
    <w:rsid w:val="00822C05"/>
    <w:rsid w:val="00822C56"/>
    <w:rsid w:val="008243E7"/>
    <w:rsid w:val="008249A5"/>
    <w:rsid w:val="008255C2"/>
    <w:rsid w:val="008258E6"/>
    <w:rsid w:val="008300EA"/>
    <w:rsid w:val="00830D86"/>
    <w:rsid w:val="00831A61"/>
    <w:rsid w:val="008334CA"/>
    <w:rsid w:val="00833673"/>
    <w:rsid w:val="00836785"/>
    <w:rsid w:val="00837796"/>
    <w:rsid w:val="0084192B"/>
    <w:rsid w:val="008437DF"/>
    <w:rsid w:val="00845E81"/>
    <w:rsid w:val="0085071B"/>
    <w:rsid w:val="00851E02"/>
    <w:rsid w:val="0085218C"/>
    <w:rsid w:val="008532C4"/>
    <w:rsid w:val="00855E3A"/>
    <w:rsid w:val="0085EC3A"/>
    <w:rsid w:val="0086026C"/>
    <w:rsid w:val="0086134B"/>
    <w:rsid w:val="00862E63"/>
    <w:rsid w:val="008656F1"/>
    <w:rsid w:val="008658A6"/>
    <w:rsid w:val="00865E4F"/>
    <w:rsid w:val="00865EF8"/>
    <w:rsid w:val="008663F7"/>
    <w:rsid w:val="00866B68"/>
    <w:rsid w:val="008677AA"/>
    <w:rsid w:val="008708CB"/>
    <w:rsid w:val="00872094"/>
    <w:rsid w:val="00872305"/>
    <w:rsid w:val="00873108"/>
    <w:rsid w:val="00874F0A"/>
    <w:rsid w:val="00875934"/>
    <w:rsid w:val="008827B1"/>
    <w:rsid w:val="008844B0"/>
    <w:rsid w:val="008855A8"/>
    <w:rsid w:val="00890815"/>
    <w:rsid w:val="00890ED4"/>
    <w:rsid w:val="008910D1"/>
    <w:rsid w:val="008915D7"/>
    <w:rsid w:val="008917ED"/>
    <w:rsid w:val="00892360"/>
    <w:rsid w:val="00892ECF"/>
    <w:rsid w:val="00893183"/>
    <w:rsid w:val="008941E0"/>
    <w:rsid w:val="00895695"/>
    <w:rsid w:val="00895CCB"/>
    <w:rsid w:val="00896D09"/>
    <w:rsid w:val="008A1028"/>
    <w:rsid w:val="008A2697"/>
    <w:rsid w:val="008A3401"/>
    <w:rsid w:val="008A45CB"/>
    <w:rsid w:val="008A659F"/>
    <w:rsid w:val="008A6C5E"/>
    <w:rsid w:val="008A7759"/>
    <w:rsid w:val="008B0002"/>
    <w:rsid w:val="008B10BE"/>
    <w:rsid w:val="008B232B"/>
    <w:rsid w:val="008B2B62"/>
    <w:rsid w:val="008B30A5"/>
    <w:rsid w:val="008B36EE"/>
    <w:rsid w:val="008B4247"/>
    <w:rsid w:val="008B70E2"/>
    <w:rsid w:val="008C1209"/>
    <w:rsid w:val="008C13B6"/>
    <w:rsid w:val="008C2C40"/>
    <w:rsid w:val="008C4418"/>
    <w:rsid w:val="008C5F18"/>
    <w:rsid w:val="008C5FD0"/>
    <w:rsid w:val="008C7B41"/>
    <w:rsid w:val="008D0D42"/>
    <w:rsid w:val="008D1176"/>
    <w:rsid w:val="008D1DF3"/>
    <w:rsid w:val="008D3729"/>
    <w:rsid w:val="008D4C7C"/>
    <w:rsid w:val="008D6DB8"/>
    <w:rsid w:val="008D6FAF"/>
    <w:rsid w:val="008E00ED"/>
    <w:rsid w:val="008E0E4F"/>
    <w:rsid w:val="008E10E5"/>
    <w:rsid w:val="008E1BA0"/>
    <w:rsid w:val="008E2DC5"/>
    <w:rsid w:val="008E5B44"/>
    <w:rsid w:val="008E684A"/>
    <w:rsid w:val="008F046F"/>
    <w:rsid w:val="008F1605"/>
    <w:rsid w:val="008F18B2"/>
    <w:rsid w:val="008F241A"/>
    <w:rsid w:val="008F2431"/>
    <w:rsid w:val="008F4E3F"/>
    <w:rsid w:val="008F5430"/>
    <w:rsid w:val="008F7D54"/>
    <w:rsid w:val="008F7FC6"/>
    <w:rsid w:val="009005AA"/>
    <w:rsid w:val="009010EA"/>
    <w:rsid w:val="00901564"/>
    <w:rsid w:val="0090181D"/>
    <w:rsid w:val="00901E8E"/>
    <w:rsid w:val="0090209D"/>
    <w:rsid w:val="009034C2"/>
    <w:rsid w:val="00904895"/>
    <w:rsid w:val="009058BC"/>
    <w:rsid w:val="00905EA8"/>
    <w:rsid w:val="00907ECB"/>
    <w:rsid w:val="00907F45"/>
    <w:rsid w:val="00911161"/>
    <w:rsid w:val="009112A4"/>
    <w:rsid w:val="009116AC"/>
    <w:rsid w:val="00912009"/>
    <w:rsid w:val="009127B8"/>
    <w:rsid w:val="009130EA"/>
    <w:rsid w:val="00913B05"/>
    <w:rsid w:val="00914A37"/>
    <w:rsid w:val="009151D1"/>
    <w:rsid w:val="00915D29"/>
    <w:rsid w:val="009205B3"/>
    <w:rsid w:val="00924573"/>
    <w:rsid w:val="009246A5"/>
    <w:rsid w:val="00924762"/>
    <w:rsid w:val="0092497E"/>
    <w:rsid w:val="00924D3F"/>
    <w:rsid w:val="00924EEC"/>
    <w:rsid w:val="00925405"/>
    <w:rsid w:val="009264B0"/>
    <w:rsid w:val="00926F3C"/>
    <w:rsid w:val="00931383"/>
    <w:rsid w:val="009313A1"/>
    <w:rsid w:val="00931F3E"/>
    <w:rsid w:val="00931FA7"/>
    <w:rsid w:val="00932BE8"/>
    <w:rsid w:val="00935372"/>
    <w:rsid w:val="009366DF"/>
    <w:rsid w:val="00937E58"/>
    <w:rsid w:val="00940FB2"/>
    <w:rsid w:val="00942401"/>
    <w:rsid w:val="009428EE"/>
    <w:rsid w:val="00943879"/>
    <w:rsid w:val="00944CD7"/>
    <w:rsid w:val="00945014"/>
    <w:rsid w:val="00946141"/>
    <w:rsid w:val="009470F6"/>
    <w:rsid w:val="00950ADE"/>
    <w:rsid w:val="00950E57"/>
    <w:rsid w:val="00952150"/>
    <w:rsid w:val="00952C95"/>
    <w:rsid w:val="00952EDD"/>
    <w:rsid w:val="00953485"/>
    <w:rsid w:val="009537D3"/>
    <w:rsid w:val="009551EA"/>
    <w:rsid w:val="009563F1"/>
    <w:rsid w:val="009566AF"/>
    <w:rsid w:val="009576FA"/>
    <w:rsid w:val="0095791B"/>
    <w:rsid w:val="00962198"/>
    <w:rsid w:val="009626E8"/>
    <w:rsid w:val="00962CC3"/>
    <w:rsid w:val="0096361D"/>
    <w:rsid w:val="00963833"/>
    <w:rsid w:val="00963B5E"/>
    <w:rsid w:val="00963FFB"/>
    <w:rsid w:val="00964F2A"/>
    <w:rsid w:val="00966EE1"/>
    <w:rsid w:val="00966EF5"/>
    <w:rsid w:val="00967789"/>
    <w:rsid w:val="0097180D"/>
    <w:rsid w:val="00971EFE"/>
    <w:rsid w:val="009727D4"/>
    <w:rsid w:val="009727D6"/>
    <w:rsid w:val="0097284E"/>
    <w:rsid w:val="00973230"/>
    <w:rsid w:val="009759B6"/>
    <w:rsid w:val="0097619A"/>
    <w:rsid w:val="00977685"/>
    <w:rsid w:val="00977794"/>
    <w:rsid w:val="00982189"/>
    <w:rsid w:val="009840DD"/>
    <w:rsid w:val="00984D02"/>
    <w:rsid w:val="00984EB3"/>
    <w:rsid w:val="009931D8"/>
    <w:rsid w:val="009936ED"/>
    <w:rsid w:val="00995C47"/>
    <w:rsid w:val="00996CFB"/>
    <w:rsid w:val="00997B17"/>
    <w:rsid w:val="009A04F6"/>
    <w:rsid w:val="009A09D8"/>
    <w:rsid w:val="009A16D4"/>
    <w:rsid w:val="009A17C6"/>
    <w:rsid w:val="009A1B9B"/>
    <w:rsid w:val="009A2C6B"/>
    <w:rsid w:val="009A496A"/>
    <w:rsid w:val="009A4D3C"/>
    <w:rsid w:val="009A572B"/>
    <w:rsid w:val="009A612B"/>
    <w:rsid w:val="009A6663"/>
    <w:rsid w:val="009B06D2"/>
    <w:rsid w:val="009B54C3"/>
    <w:rsid w:val="009B5B31"/>
    <w:rsid w:val="009B5DC1"/>
    <w:rsid w:val="009B70CC"/>
    <w:rsid w:val="009C03FC"/>
    <w:rsid w:val="009C0DD3"/>
    <w:rsid w:val="009C0EA5"/>
    <w:rsid w:val="009C1970"/>
    <w:rsid w:val="009C1989"/>
    <w:rsid w:val="009C1F10"/>
    <w:rsid w:val="009C2FD5"/>
    <w:rsid w:val="009C3214"/>
    <w:rsid w:val="009C33DD"/>
    <w:rsid w:val="009C3ED2"/>
    <w:rsid w:val="009C42FE"/>
    <w:rsid w:val="009C4927"/>
    <w:rsid w:val="009C5E64"/>
    <w:rsid w:val="009C61F2"/>
    <w:rsid w:val="009C6B38"/>
    <w:rsid w:val="009C72A1"/>
    <w:rsid w:val="009C7442"/>
    <w:rsid w:val="009C7590"/>
    <w:rsid w:val="009D3865"/>
    <w:rsid w:val="009D4AAE"/>
    <w:rsid w:val="009D5EB0"/>
    <w:rsid w:val="009D67A6"/>
    <w:rsid w:val="009D6EBA"/>
    <w:rsid w:val="009E0FB0"/>
    <w:rsid w:val="009E384B"/>
    <w:rsid w:val="009E5FBB"/>
    <w:rsid w:val="009E6315"/>
    <w:rsid w:val="009E6D3E"/>
    <w:rsid w:val="009E7FC2"/>
    <w:rsid w:val="009F00B3"/>
    <w:rsid w:val="009F0849"/>
    <w:rsid w:val="009F1292"/>
    <w:rsid w:val="009F17CC"/>
    <w:rsid w:val="009F396F"/>
    <w:rsid w:val="009F3BB6"/>
    <w:rsid w:val="009F4467"/>
    <w:rsid w:val="009F5A76"/>
    <w:rsid w:val="009F5E92"/>
    <w:rsid w:val="009F605B"/>
    <w:rsid w:val="009F673D"/>
    <w:rsid w:val="009F7221"/>
    <w:rsid w:val="00A00D49"/>
    <w:rsid w:val="00A00FF4"/>
    <w:rsid w:val="00A01954"/>
    <w:rsid w:val="00A03920"/>
    <w:rsid w:val="00A040A3"/>
    <w:rsid w:val="00A0419A"/>
    <w:rsid w:val="00A041FC"/>
    <w:rsid w:val="00A0727D"/>
    <w:rsid w:val="00A07BD5"/>
    <w:rsid w:val="00A07FED"/>
    <w:rsid w:val="00A1140F"/>
    <w:rsid w:val="00A11959"/>
    <w:rsid w:val="00A12314"/>
    <w:rsid w:val="00A12E0D"/>
    <w:rsid w:val="00A140C6"/>
    <w:rsid w:val="00A151DA"/>
    <w:rsid w:val="00A15959"/>
    <w:rsid w:val="00A169F2"/>
    <w:rsid w:val="00A20713"/>
    <w:rsid w:val="00A20FBC"/>
    <w:rsid w:val="00A21449"/>
    <w:rsid w:val="00A21BC7"/>
    <w:rsid w:val="00A226A7"/>
    <w:rsid w:val="00A2328B"/>
    <w:rsid w:val="00A237B3"/>
    <w:rsid w:val="00A23A35"/>
    <w:rsid w:val="00A2445C"/>
    <w:rsid w:val="00A24CD7"/>
    <w:rsid w:val="00A24D24"/>
    <w:rsid w:val="00A26B33"/>
    <w:rsid w:val="00A26BA1"/>
    <w:rsid w:val="00A26C24"/>
    <w:rsid w:val="00A271B1"/>
    <w:rsid w:val="00A27CF2"/>
    <w:rsid w:val="00A27F07"/>
    <w:rsid w:val="00A27F3E"/>
    <w:rsid w:val="00A33D63"/>
    <w:rsid w:val="00A371FD"/>
    <w:rsid w:val="00A40DF6"/>
    <w:rsid w:val="00A42B2B"/>
    <w:rsid w:val="00A45BAE"/>
    <w:rsid w:val="00A45F94"/>
    <w:rsid w:val="00A463B1"/>
    <w:rsid w:val="00A46593"/>
    <w:rsid w:val="00A4742E"/>
    <w:rsid w:val="00A478CB"/>
    <w:rsid w:val="00A479B6"/>
    <w:rsid w:val="00A47E65"/>
    <w:rsid w:val="00A51204"/>
    <w:rsid w:val="00A564DD"/>
    <w:rsid w:val="00A56B68"/>
    <w:rsid w:val="00A657D8"/>
    <w:rsid w:val="00A65F7A"/>
    <w:rsid w:val="00A663D7"/>
    <w:rsid w:val="00A70D31"/>
    <w:rsid w:val="00A723BA"/>
    <w:rsid w:val="00A73646"/>
    <w:rsid w:val="00A7433D"/>
    <w:rsid w:val="00A74DF6"/>
    <w:rsid w:val="00A75226"/>
    <w:rsid w:val="00A76544"/>
    <w:rsid w:val="00A82B61"/>
    <w:rsid w:val="00A85002"/>
    <w:rsid w:val="00A85074"/>
    <w:rsid w:val="00A85CCF"/>
    <w:rsid w:val="00A865FC"/>
    <w:rsid w:val="00A86C59"/>
    <w:rsid w:val="00A87E41"/>
    <w:rsid w:val="00A907D9"/>
    <w:rsid w:val="00A914FD"/>
    <w:rsid w:val="00A91535"/>
    <w:rsid w:val="00A92550"/>
    <w:rsid w:val="00A93480"/>
    <w:rsid w:val="00A96006"/>
    <w:rsid w:val="00A96D36"/>
    <w:rsid w:val="00A97846"/>
    <w:rsid w:val="00AA01CD"/>
    <w:rsid w:val="00AA1717"/>
    <w:rsid w:val="00AA1E2E"/>
    <w:rsid w:val="00AA2AE8"/>
    <w:rsid w:val="00AA36B7"/>
    <w:rsid w:val="00AA3987"/>
    <w:rsid w:val="00AA4074"/>
    <w:rsid w:val="00AA54F5"/>
    <w:rsid w:val="00AA6744"/>
    <w:rsid w:val="00AA7D24"/>
    <w:rsid w:val="00AB13E5"/>
    <w:rsid w:val="00AB1519"/>
    <w:rsid w:val="00AB30E8"/>
    <w:rsid w:val="00AB331F"/>
    <w:rsid w:val="00AB35C4"/>
    <w:rsid w:val="00AB37D4"/>
    <w:rsid w:val="00AB4D6E"/>
    <w:rsid w:val="00AB5B01"/>
    <w:rsid w:val="00AB7AD9"/>
    <w:rsid w:val="00AB7F97"/>
    <w:rsid w:val="00AC2001"/>
    <w:rsid w:val="00AC41C5"/>
    <w:rsid w:val="00AC6068"/>
    <w:rsid w:val="00AC6BBD"/>
    <w:rsid w:val="00AC7D75"/>
    <w:rsid w:val="00AD070D"/>
    <w:rsid w:val="00AD080A"/>
    <w:rsid w:val="00AD0ADB"/>
    <w:rsid w:val="00AD7AFF"/>
    <w:rsid w:val="00AE0FDA"/>
    <w:rsid w:val="00AE3618"/>
    <w:rsid w:val="00AE38F0"/>
    <w:rsid w:val="00AE4646"/>
    <w:rsid w:val="00AE569E"/>
    <w:rsid w:val="00AE5BE8"/>
    <w:rsid w:val="00AE60B9"/>
    <w:rsid w:val="00AE7AA4"/>
    <w:rsid w:val="00AF0ADC"/>
    <w:rsid w:val="00AF1463"/>
    <w:rsid w:val="00AF2A8B"/>
    <w:rsid w:val="00AF2B08"/>
    <w:rsid w:val="00AF3246"/>
    <w:rsid w:val="00AF3393"/>
    <w:rsid w:val="00AF340F"/>
    <w:rsid w:val="00AF3479"/>
    <w:rsid w:val="00AF3EC4"/>
    <w:rsid w:val="00AF46BA"/>
    <w:rsid w:val="00AF708D"/>
    <w:rsid w:val="00AF73C8"/>
    <w:rsid w:val="00B01296"/>
    <w:rsid w:val="00B01471"/>
    <w:rsid w:val="00B01759"/>
    <w:rsid w:val="00B042AB"/>
    <w:rsid w:val="00B04624"/>
    <w:rsid w:val="00B04BC6"/>
    <w:rsid w:val="00B0537C"/>
    <w:rsid w:val="00B05784"/>
    <w:rsid w:val="00B059C6"/>
    <w:rsid w:val="00B05D72"/>
    <w:rsid w:val="00B066DF"/>
    <w:rsid w:val="00B12EDB"/>
    <w:rsid w:val="00B1353E"/>
    <w:rsid w:val="00B143A9"/>
    <w:rsid w:val="00B16F68"/>
    <w:rsid w:val="00B21B3C"/>
    <w:rsid w:val="00B243B8"/>
    <w:rsid w:val="00B2663F"/>
    <w:rsid w:val="00B268EF"/>
    <w:rsid w:val="00B27259"/>
    <w:rsid w:val="00B27A34"/>
    <w:rsid w:val="00B303D9"/>
    <w:rsid w:val="00B31509"/>
    <w:rsid w:val="00B32C92"/>
    <w:rsid w:val="00B33FE4"/>
    <w:rsid w:val="00B3483A"/>
    <w:rsid w:val="00B34E5A"/>
    <w:rsid w:val="00B3512D"/>
    <w:rsid w:val="00B36CD6"/>
    <w:rsid w:val="00B4150A"/>
    <w:rsid w:val="00B4273B"/>
    <w:rsid w:val="00B42A23"/>
    <w:rsid w:val="00B43EE1"/>
    <w:rsid w:val="00B44452"/>
    <w:rsid w:val="00B4478F"/>
    <w:rsid w:val="00B45E56"/>
    <w:rsid w:val="00B47E24"/>
    <w:rsid w:val="00B50996"/>
    <w:rsid w:val="00B52240"/>
    <w:rsid w:val="00B527C9"/>
    <w:rsid w:val="00B541A0"/>
    <w:rsid w:val="00B541B6"/>
    <w:rsid w:val="00B54734"/>
    <w:rsid w:val="00B54C62"/>
    <w:rsid w:val="00B54F34"/>
    <w:rsid w:val="00B5682B"/>
    <w:rsid w:val="00B57D7B"/>
    <w:rsid w:val="00B619E7"/>
    <w:rsid w:val="00B62F3A"/>
    <w:rsid w:val="00B64406"/>
    <w:rsid w:val="00B64677"/>
    <w:rsid w:val="00B64D59"/>
    <w:rsid w:val="00B64F69"/>
    <w:rsid w:val="00B65621"/>
    <w:rsid w:val="00B663E2"/>
    <w:rsid w:val="00B6651D"/>
    <w:rsid w:val="00B66F3C"/>
    <w:rsid w:val="00B676C0"/>
    <w:rsid w:val="00B71492"/>
    <w:rsid w:val="00B735CC"/>
    <w:rsid w:val="00B73AAD"/>
    <w:rsid w:val="00B74E48"/>
    <w:rsid w:val="00B7656E"/>
    <w:rsid w:val="00B7728B"/>
    <w:rsid w:val="00B778CB"/>
    <w:rsid w:val="00B80AC3"/>
    <w:rsid w:val="00B827CB"/>
    <w:rsid w:val="00B82E6F"/>
    <w:rsid w:val="00B84068"/>
    <w:rsid w:val="00B84277"/>
    <w:rsid w:val="00B84F9D"/>
    <w:rsid w:val="00B85E60"/>
    <w:rsid w:val="00B8662F"/>
    <w:rsid w:val="00B913DD"/>
    <w:rsid w:val="00B9319D"/>
    <w:rsid w:val="00B944FF"/>
    <w:rsid w:val="00B94785"/>
    <w:rsid w:val="00B94B35"/>
    <w:rsid w:val="00B96373"/>
    <w:rsid w:val="00B97BD1"/>
    <w:rsid w:val="00B97C14"/>
    <w:rsid w:val="00B97CA3"/>
    <w:rsid w:val="00BA09B9"/>
    <w:rsid w:val="00BA11CC"/>
    <w:rsid w:val="00BA5CA8"/>
    <w:rsid w:val="00BA6059"/>
    <w:rsid w:val="00BA62C6"/>
    <w:rsid w:val="00BB0BE3"/>
    <w:rsid w:val="00BB30B1"/>
    <w:rsid w:val="00BB3120"/>
    <w:rsid w:val="00BB465B"/>
    <w:rsid w:val="00BB6091"/>
    <w:rsid w:val="00BB6DBC"/>
    <w:rsid w:val="00BC1E8E"/>
    <w:rsid w:val="00BC2057"/>
    <w:rsid w:val="00BC434B"/>
    <w:rsid w:val="00BC4412"/>
    <w:rsid w:val="00BC494A"/>
    <w:rsid w:val="00BC5D46"/>
    <w:rsid w:val="00BC6F57"/>
    <w:rsid w:val="00BD28DD"/>
    <w:rsid w:val="00BD2948"/>
    <w:rsid w:val="00BD2E5B"/>
    <w:rsid w:val="00BD3924"/>
    <w:rsid w:val="00BD3FAD"/>
    <w:rsid w:val="00BD4208"/>
    <w:rsid w:val="00BD5DAB"/>
    <w:rsid w:val="00BD618B"/>
    <w:rsid w:val="00BD7D8E"/>
    <w:rsid w:val="00BE02E0"/>
    <w:rsid w:val="00BE0331"/>
    <w:rsid w:val="00BE0D8F"/>
    <w:rsid w:val="00BE2C81"/>
    <w:rsid w:val="00BE4628"/>
    <w:rsid w:val="00BF0161"/>
    <w:rsid w:val="00BF0C79"/>
    <w:rsid w:val="00BF1856"/>
    <w:rsid w:val="00BF4442"/>
    <w:rsid w:val="00BF48BC"/>
    <w:rsid w:val="00BF5A30"/>
    <w:rsid w:val="00BF69B7"/>
    <w:rsid w:val="00BF7587"/>
    <w:rsid w:val="00BF775E"/>
    <w:rsid w:val="00BF7D17"/>
    <w:rsid w:val="00C000F6"/>
    <w:rsid w:val="00C007AD"/>
    <w:rsid w:val="00C0161D"/>
    <w:rsid w:val="00C01B2E"/>
    <w:rsid w:val="00C02488"/>
    <w:rsid w:val="00C03DBC"/>
    <w:rsid w:val="00C04818"/>
    <w:rsid w:val="00C05E28"/>
    <w:rsid w:val="00C07055"/>
    <w:rsid w:val="00C117D9"/>
    <w:rsid w:val="00C12250"/>
    <w:rsid w:val="00C138DC"/>
    <w:rsid w:val="00C14438"/>
    <w:rsid w:val="00C15AC4"/>
    <w:rsid w:val="00C15CF5"/>
    <w:rsid w:val="00C16832"/>
    <w:rsid w:val="00C21ABA"/>
    <w:rsid w:val="00C23EF6"/>
    <w:rsid w:val="00C24A63"/>
    <w:rsid w:val="00C2528D"/>
    <w:rsid w:val="00C25407"/>
    <w:rsid w:val="00C2719F"/>
    <w:rsid w:val="00C27F44"/>
    <w:rsid w:val="00C30C08"/>
    <w:rsid w:val="00C31F7E"/>
    <w:rsid w:val="00C322B1"/>
    <w:rsid w:val="00C32F85"/>
    <w:rsid w:val="00C33D2E"/>
    <w:rsid w:val="00C342E1"/>
    <w:rsid w:val="00C345DA"/>
    <w:rsid w:val="00C3484E"/>
    <w:rsid w:val="00C34AC3"/>
    <w:rsid w:val="00C34F62"/>
    <w:rsid w:val="00C36E8A"/>
    <w:rsid w:val="00C41F88"/>
    <w:rsid w:val="00C421E1"/>
    <w:rsid w:val="00C431B2"/>
    <w:rsid w:val="00C441BB"/>
    <w:rsid w:val="00C45AC1"/>
    <w:rsid w:val="00C46E2D"/>
    <w:rsid w:val="00C47634"/>
    <w:rsid w:val="00C50A61"/>
    <w:rsid w:val="00C50ED1"/>
    <w:rsid w:val="00C51357"/>
    <w:rsid w:val="00C5348F"/>
    <w:rsid w:val="00C53A64"/>
    <w:rsid w:val="00C56A50"/>
    <w:rsid w:val="00C56DC4"/>
    <w:rsid w:val="00C61802"/>
    <w:rsid w:val="00C63540"/>
    <w:rsid w:val="00C64541"/>
    <w:rsid w:val="00C659CC"/>
    <w:rsid w:val="00C70016"/>
    <w:rsid w:val="00C7086A"/>
    <w:rsid w:val="00C709FA"/>
    <w:rsid w:val="00C71159"/>
    <w:rsid w:val="00C727DF"/>
    <w:rsid w:val="00C73127"/>
    <w:rsid w:val="00C74266"/>
    <w:rsid w:val="00C74283"/>
    <w:rsid w:val="00C7437A"/>
    <w:rsid w:val="00C743FE"/>
    <w:rsid w:val="00C7466C"/>
    <w:rsid w:val="00C7542D"/>
    <w:rsid w:val="00C7646F"/>
    <w:rsid w:val="00C76E35"/>
    <w:rsid w:val="00C76F54"/>
    <w:rsid w:val="00C77147"/>
    <w:rsid w:val="00C80DE8"/>
    <w:rsid w:val="00C819A4"/>
    <w:rsid w:val="00C8531A"/>
    <w:rsid w:val="00C85CA5"/>
    <w:rsid w:val="00C86D7F"/>
    <w:rsid w:val="00C873C3"/>
    <w:rsid w:val="00C87AE5"/>
    <w:rsid w:val="00C9111E"/>
    <w:rsid w:val="00C91369"/>
    <w:rsid w:val="00C95B4B"/>
    <w:rsid w:val="00CA0091"/>
    <w:rsid w:val="00CA0662"/>
    <w:rsid w:val="00CA11A5"/>
    <w:rsid w:val="00CA267B"/>
    <w:rsid w:val="00CA30AD"/>
    <w:rsid w:val="00CA3741"/>
    <w:rsid w:val="00CA7EAB"/>
    <w:rsid w:val="00CB06E4"/>
    <w:rsid w:val="00CB0784"/>
    <w:rsid w:val="00CB10FF"/>
    <w:rsid w:val="00CB16CE"/>
    <w:rsid w:val="00CB1A5B"/>
    <w:rsid w:val="00CB1B34"/>
    <w:rsid w:val="00CB1BFD"/>
    <w:rsid w:val="00CB30CC"/>
    <w:rsid w:val="00CB375A"/>
    <w:rsid w:val="00CB3AD5"/>
    <w:rsid w:val="00CB56EC"/>
    <w:rsid w:val="00CB6241"/>
    <w:rsid w:val="00CB62EB"/>
    <w:rsid w:val="00CC0361"/>
    <w:rsid w:val="00CC2BDC"/>
    <w:rsid w:val="00CC36B6"/>
    <w:rsid w:val="00CC3A2C"/>
    <w:rsid w:val="00CC3C92"/>
    <w:rsid w:val="00CC5929"/>
    <w:rsid w:val="00CC59AC"/>
    <w:rsid w:val="00CC5EFD"/>
    <w:rsid w:val="00CD067D"/>
    <w:rsid w:val="00CD23F7"/>
    <w:rsid w:val="00CD2D0E"/>
    <w:rsid w:val="00CD33A5"/>
    <w:rsid w:val="00CD3501"/>
    <w:rsid w:val="00CD4474"/>
    <w:rsid w:val="00CD4D68"/>
    <w:rsid w:val="00CD60B6"/>
    <w:rsid w:val="00CE2359"/>
    <w:rsid w:val="00CE3773"/>
    <w:rsid w:val="00CE3CB2"/>
    <w:rsid w:val="00CE7568"/>
    <w:rsid w:val="00CE7BB7"/>
    <w:rsid w:val="00CF033E"/>
    <w:rsid w:val="00CF0F44"/>
    <w:rsid w:val="00CF1EC1"/>
    <w:rsid w:val="00CF22B5"/>
    <w:rsid w:val="00CF29AB"/>
    <w:rsid w:val="00CF2D97"/>
    <w:rsid w:val="00CF39D1"/>
    <w:rsid w:val="00D03047"/>
    <w:rsid w:val="00D03436"/>
    <w:rsid w:val="00D037C5"/>
    <w:rsid w:val="00D03C26"/>
    <w:rsid w:val="00D0544E"/>
    <w:rsid w:val="00D05CA9"/>
    <w:rsid w:val="00D06E4A"/>
    <w:rsid w:val="00D070FF"/>
    <w:rsid w:val="00D10538"/>
    <w:rsid w:val="00D12049"/>
    <w:rsid w:val="00D12101"/>
    <w:rsid w:val="00D12D12"/>
    <w:rsid w:val="00D14035"/>
    <w:rsid w:val="00D146CD"/>
    <w:rsid w:val="00D15332"/>
    <w:rsid w:val="00D15ACC"/>
    <w:rsid w:val="00D178C6"/>
    <w:rsid w:val="00D17A35"/>
    <w:rsid w:val="00D2050C"/>
    <w:rsid w:val="00D20695"/>
    <w:rsid w:val="00D219B7"/>
    <w:rsid w:val="00D22491"/>
    <w:rsid w:val="00D231C1"/>
    <w:rsid w:val="00D232DE"/>
    <w:rsid w:val="00D24E76"/>
    <w:rsid w:val="00D250B1"/>
    <w:rsid w:val="00D252AF"/>
    <w:rsid w:val="00D252D3"/>
    <w:rsid w:val="00D27867"/>
    <w:rsid w:val="00D278E6"/>
    <w:rsid w:val="00D3056B"/>
    <w:rsid w:val="00D30A7C"/>
    <w:rsid w:val="00D31733"/>
    <w:rsid w:val="00D317CC"/>
    <w:rsid w:val="00D31845"/>
    <w:rsid w:val="00D327BD"/>
    <w:rsid w:val="00D328D5"/>
    <w:rsid w:val="00D33606"/>
    <w:rsid w:val="00D33AC8"/>
    <w:rsid w:val="00D34153"/>
    <w:rsid w:val="00D3508D"/>
    <w:rsid w:val="00D3554C"/>
    <w:rsid w:val="00D355EC"/>
    <w:rsid w:val="00D36745"/>
    <w:rsid w:val="00D42039"/>
    <w:rsid w:val="00D42110"/>
    <w:rsid w:val="00D422B4"/>
    <w:rsid w:val="00D42833"/>
    <w:rsid w:val="00D43992"/>
    <w:rsid w:val="00D43E30"/>
    <w:rsid w:val="00D44859"/>
    <w:rsid w:val="00D4612B"/>
    <w:rsid w:val="00D4650E"/>
    <w:rsid w:val="00D5024C"/>
    <w:rsid w:val="00D5112E"/>
    <w:rsid w:val="00D51A26"/>
    <w:rsid w:val="00D53030"/>
    <w:rsid w:val="00D5520B"/>
    <w:rsid w:val="00D55908"/>
    <w:rsid w:val="00D55AA4"/>
    <w:rsid w:val="00D562F9"/>
    <w:rsid w:val="00D60A35"/>
    <w:rsid w:val="00D621B4"/>
    <w:rsid w:val="00D63829"/>
    <w:rsid w:val="00D63949"/>
    <w:rsid w:val="00D63D4A"/>
    <w:rsid w:val="00D63EC2"/>
    <w:rsid w:val="00D646D1"/>
    <w:rsid w:val="00D6583D"/>
    <w:rsid w:val="00D65A34"/>
    <w:rsid w:val="00D65BDA"/>
    <w:rsid w:val="00D66D7E"/>
    <w:rsid w:val="00D67AEE"/>
    <w:rsid w:val="00D70C0E"/>
    <w:rsid w:val="00D7308D"/>
    <w:rsid w:val="00D75363"/>
    <w:rsid w:val="00D75989"/>
    <w:rsid w:val="00D75FD2"/>
    <w:rsid w:val="00D76BE5"/>
    <w:rsid w:val="00D777B0"/>
    <w:rsid w:val="00D814B4"/>
    <w:rsid w:val="00D81ADC"/>
    <w:rsid w:val="00D81BBA"/>
    <w:rsid w:val="00D822F8"/>
    <w:rsid w:val="00D82F4C"/>
    <w:rsid w:val="00D83654"/>
    <w:rsid w:val="00D8549D"/>
    <w:rsid w:val="00D867E3"/>
    <w:rsid w:val="00D907B9"/>
    <w:rsid w:val="00D917ED"/>
    <w:rsid w:val="00D919EA"/>
    <w:rsid w:val="00D92124"/>
    <w:rsid w:val="00D952BD"/>
    <w:rsid w:val="00D9639B"/>
    <w:rsid w:val="00D9737A"/>
    <w:rsid w:val="00D97BA7"/>
    <w:rsid w:val="00D97DB6"/>
    <w:rsid w:val="00DA0A3A"/>
    <w:rsid w:val="00DA0B5B"/>
    <w:rsid w:val="00DA19E5"/>
    <w:rsid w:val="00DA19E8"/>
    <w:rsid w:val="00DA26A6"/>
    <w:rsid w:val="00DA2E0D"/>
    <w:rsid w:val="00DA34B4"/>
    <w:rsid w:val="00DA393E"/>
    <w:rsid w:val="00DA3E63"/>
    <w:rsid w:val="00DA3EE4"/>
    <w:rsid w:val="00DA468B"/>
    <w:rsid w:val="00DA6A20"/>
    <w:rsid w:val="00DA73E3"/>
    <w:rsid w:val="00DA7779"/>
    <w:rsid w:val="00DA7817"/>
    <w:rsid w:val="00DA7F4C"/>
    <w:rsid w:val="00DB162E"/>
    <w:rsid w:val="00DB1B05"/>
    <w:rsid w:val="00DB1B6B"/>
    <w:rsid w:val="00DB363E"/>
    <w:rsid w:val="00DB6641"/>
    <w:rsid w:val="00DB792B"/>
    <w:rsid w:val="00DC0A85"/>
    <w:rsid w:val="00DC2177"/>
    <w:rsid w:val="00DC2781"/>
    <w:rsid w:val="00DC4231"/>
    <w:rsid w:val="00DC54B1"/>
    <w:rsid w:val="00DC6077"/>
    <w:rsid w:val="00DC69D9"/>
    <w:rsid w:val="00DD05C9"/>
    <w:rsid w:val="00DD111D"/>
    <w:rsid w:val="00DD332A"/>
    <w:rsid w:val="00DD3435"/>
    <w:rsid w:val="00DD473B"/>
    <w:rsid w:val="00DD55F8"/>
    <w:rsid w:val="00DD5865"/>
    <w:rsid w:val="00DD6081"/>
    <w:rsid w:val="00DD7F76"/>
    <w:rsid w:val="00DE1487"/>
    <w:rsid w:val="00DE1F64"/>
    <w:rsid w:val="00DE2097"/>
    <w:rsid w:val="00DE2224"/>
    <w:rsid w:val="00DE2CD8"/>
    <w:rsid w:val="00DE2E85"/>
    <w:rsid w:val="00DE2EE9"/>
    <w:rsid w:val="00DE361E"/>
    <w:rsid w:val="00DE4A9D"/>
    <w:rsid w:val="00DE65C3"/>
    <w:rsid w:val="00DE76DD"/>
    <w:rsid w:val="00E00099"/>
    <w:rsid w:val="00E01344"/>
    <w:rsid w:val="00E01E19"/>
    <w:rsid w:val="00E01E1A"/>
    <w:rsid w:val="00E026C7"/>
    <w:rsid w:val="00E0463B"/>
    <w:rsid w:val="00E0597E"/>
    <w:rsid w:val="00E072C7"/>
    <w:rsid w:val="00E079AF"/>
    <w:rsid w:val="00E07B66"/>
    <w:rsid w:val="00E1127E"/>
    <w:rsid w:val="00E1283D"/>
    <w:rsid w:val="00E164CD"/>
    <w:rsid w:val="00E16CD8"/>
    <w:rsid w:val="00E20DC2"/>
    <w:rsid w:val="00E22F16"/>
    <w:rsid w:val="00E24B75"/>
    <w:rsid w:val="00E30216"/>
    <w:rsid w:val="00E32CAA"/>
    <w:rsid w:val="00E3462E"/>
    <w:rsid w:val="00E34F06"/>
    <w:rsid w:val="00E35079"/>
    <w:rsid w:val="00E35E68"/>
    <w:rsid w:val="00E37D93"/>
    <w:rsid w:val="00E37EF9"/>
    <w:rsid w:val="00E4075D"/>
    <w:rsid w:val="00E43277"/>
    <w:rsid w:val="00E4331E"/>
    <w:rsid w:val="00E44803"/>
    <w:rsid w:val="00E455F5"/>
    <w:rsid w:val="00E50595"/>
    <w:rsid w:val="00E513A3"/>
    <w:rsid w:val="00E51C5B"/>
    <w:rsid w:val="00E53662"/>
    <w:rsid w:val="00E53E51"/>
    <w:rsid w:val="00E5493D"/>
    <w:rsid w:val="00E568F7"/>
    <w:rsid w:val="00E56F26"/>
    <w:rsid w:val="00E579B3"/>
    <w:rsid w:val="00E6059E"/>
    <w:rsid w:val="00E607A3"/>
    <w:rsid w:val="00E60812"/>
    <w:rsid w:val="00E6084F"/>
    <w:rsid w:val="00E61FEA"/>
    <w:rsid w:val="00E62014"/>
    <w:rsid w:val="00E622C9"/>
    <w:rsid w:val="00E62844"/>
    <w:rsid w:val="00E6306A"/>
    <w:rsid w:val="00E635A5"/>
    <w:rsid w:val="00E63642"/>
    <w:rsid w:val="00E64556"/>
    <w:rsid w:val="00E64A11"/>
    <w:rsid w:val="00E721F5"/>
    <w:rsid w:val="00E72216"/>
    <w:rsid w:val="00E723ED"/>
    <w:rsid w:val="00E72DFB"/>
    <w:rsid w:val="00E73B35"/>
    <w:rsid w:val="00E7468A"/>
    <w:rsid w:val="00E74D46"/>
    <w:rsid w:val="00E74E78"/>
    <w:rsid w:val="00E75272"/>
    <w:rsid w:val="00E778CC"/>
    <w:rsid w:val="00E77ACA"/>
    <w:rsid w:val="00E805DC"/>
    <w:rsid w:val="00E84666"/>
    <w:rsid w:val="00E84E22"/>
    <w:rsid w:val="00E8521A"/>
    <w:rsid w:val="00E87945"/>
    <w:rsid w:val="00E90E47"/>
    <w:rsid w:val="00E91143"/>
    <w:rsid w:val="00E91281"/>
    <w:rsid w:val="00E93635"/>
    <w:rsid w:val="00E938F6"/>
    <w:rsid w:val="00E9571D"/>
    <w:rsid w:val="00E96150"/>
    <w:rsid w:val="00E96538"/>
    <w:rsid w:val="00E96B17"/>
    <w:rsid w:val="00E96D5C"/>
    <w:rsid w:val="00E97007"/>
    <w:rsid w:val="00E97A41"/>
    <w:rsid w:val="00EA1ED5"/>
    <w:rsid w:val="00EA220A"/>
    <w:rsid w:val="00EA6252"/>
    <w:rsid w:val="00EA6690"/>
    <w:rsid w:val="00EA6BF0"/>
    <w:rsid w:val="00EA6F04"/>
    <w:rsid w:val="00EA788C"/>
    <w:rsid w:val="00EB003E"/>
    <w:rsid w:val="00EB07A3"/>
    <w:rsid w:val="00EB09F8"/>
    <w:rsid w:val="00EB1311"/>
    <w:rsid w:val="00EB1343"/>
    <w:rsid w:val="00EB2BFB"/>
    <w:rsid w:val="00EC034F"/>
    <w:rsid w:val="00EC43F6"/>
    <w:rsid w:val="00EC578E"/>
    <w:rsid w:val="00EC6B0E"/>
    <w:rsid w:val="00ED0ADC"/>
    <w:rsid w:val="00ED4667"/>
    <w:rsid w:val="00ED4B32"/>
    <w:rsid w:val="00ED5B5E"/>
    <w:rsid w:val="00EE0541"/>
    <w:rsid w:val="00EE0DE8"/>
    <w:rsid w:val="00EE20E7"/>
    <w:rsid w:val="00EE26BD"/>
    <w:rsid w:val="00EE2931"/>
    <w:rsid w:val="00EE5965"/>
    <w:rsid w:val="00EE5C3A"/>
    <w:rsid w:val="00EE5F4D"/>
    <w:rsid w:val="00EE717A"/>
    <w:rsid w:val="00EE7E1F"/>
    <w:rsid w:val="00EF16C3"/>
    <w:rsid w:val="00EF351C"/>
    <w:rsid w:val="00EF3CA5"/>
    <w:rsid w:val="00EF4316"/>
    <w:rsid w:val="00EF4850"/>
    <w:rsid w:val="00EF52B9"/>
    <w:rsid w:val="00EF6EE3"/>
    <w:rsid w:val="00EF7F14"/>
    <w:rsid w:val="00EF7FB1"/>
    <w:rsid w:val="00EF7FFE"/>
    <w:rsid w:val="00F00065"/>
    <w:rsid w:val="00F027A3"/>
    <w:rsid w:val="00F02855"/>
    <w:rsid w:val="00F03779"/>
    <w:rsid w:val="00F04477"/>
    <w:rsid w:val="00F046A4"/>
    <w:rsid w:val="00F04E4C"/>
    <w:rsid w:val="00F060F4"/>
    <w:rsid w:val="00F109A3"/>
    <w:rsid w:val="00F10E76"/>
    <w:rsid w:val="00F10E85"/>
    <w:rsid w:val="00F11CF5"/>
    <w:rsid w:val="00F13E96"/>
    <w:rsid w:val="00F17337"/>
    <w:rsid w:val="00F17837"/>
    <w:rsid w:val="00F22595"/>
    <w:rsid w:val="00F25114"/>
    <w:rsid w:val="00F264B6"/>
    <w:rsid w:val="00F26F96"/>
    <w:rsid w:val="00F317F3"/>
    <w:rsid w:val="00F318B7"/>
    <w:rsid w:val="00F319BB"/>
    <w:rsid w:val="00F34234"/>
    <w:rsid w:val="00F34952"/>
    <w:rsid w:val="00F3609B"/>
    <w:rsid w:val="00F36DB4"/>
    <w:rsid w:val="00F40C43"/>
    <w:rsid w:val="00F41CF5"/>
    <w:rsid w:val="00F42FCA"/>
    <w:rsid w:val="00F4532C"/>
    <w:rsid w:val="00F4546C"/>
    <w:rsid w:val="00F45E1B"/>
    <w:rsid w:val="00F46477"/>
    <w:rsid w:val="00F475E8"/>
    <w:rsid w:val="00F47999"/>
    <w:rsid w:val="00F539CB"/>
    <w:rsid w:val="00F5404A"/>
    <w:rsid w:val="00F549C1"/>
    <w:rsid w:val="00F56439"/>
    <w:rsid w:val="00F56A36"/>
    <w:rsid w:val="00F570E0"/>
    <w:rsid w:val="00F62018"/>
    <w:rsid w:val="00F62E3E"/>
    <w:rsid w:val="00F62E54"/>
    <w:rsid w:val="00F63116"/>
    <w:rsid w:val="00F643F5"/>
    <w:rsid w:val="00F70BA2"/>
    <w:rsid w:val="00F71E68"/>
    <w:rsid w:val="00F72B87"/>
    <w:rsid w:val="00F73B37"/>
    <w:rsid w:val="00F73B84"/>
    <w:rsid w:val="00F73D7F"/>
    <w:rsid w:val="00F7408E"/>
    <w:rsid w:val="00F7567B"/>
    <w:rsid w:val="00F7741B"/>
    <w:rsid w:val="00F77C8F"/>
    <w:rsid w:val="00F77F70"/>
    <w:rsid w:val="00F8154C"/>
    <w:rsid w:val="00F83B1F"/>
    <w:rsid w:val="00F84E94"/>
    <w:rsid w:val="00F84EFF"/>
    <w:rsid w:val="00F851B5"/>
    <w:rsid w:val="00F85607"/>
    <w:rsid w:val="00F85928"/>
    <w:rsid w:val="00F85AEB"/>
    <w:rsid w:val="00F87D04"/>
    <w:rsid w:val="00F90C67"/>
    <w:rsid w:val="00F92353"/>
    <w:rsid w:val="00F92DD3"/>
    <w:rsid w:val="00F944D8"/>
    <w:rsid w:val="00F947C4"/>
    <w:rsid w:val="00F96485"/>
    <w:rsid w:val="00FA2586"/>
    <w:rsid w:val="00FA2719"/>
    <w:rsid w:val="00FA4C02"/>
    <w:rsid w:val="00FA66A5"/>
    <w:rsid w:val="00FB17B3"/>
    <w:rsid w:val="00FB271B"/>
    <w:rsid w:val="00FB3E63"/>
    <w:rsid w:val="00FB4161"/>
    <w:rsid w:val="00FC0FE3"/>
    <w:rsid w:val="00FC1637"/>
    <w:rsid w:val="00FC174E"/>
    <w:rsid w:val="00FC4211"/>
    <w:rsid w:val="00FC4441"/>
    <w:rsid w:val="00FC4646"/>
    <w:rsid w:val="00FC496F"/>
    <w:rsid w:val="00FC5607"/>
    <w:rsid w:val="00FC7137"/>
    <w:rsid w:val="00FC7E57"/>
    <w:rsid w:val="00FD0BA5"/>
    <w:rsid w:val="00FD1B04"/>
    <w:rsid w:val="00FD2434"/>
    <w:rsid w:val="00FD2ACE"/>
    <w:rsid w:val="00FD43C8"/>
    <w:rsid w:val="00FD4688"/>
    <w:rsid w:val="00FD50D5"/>
    <w:rsid w:val="00FD541C"/>
    <w:rsid w:val="00FD549C"/>
    <w:rsid w:val="00FD65CD"/>
    <w:rsid w:val="00FD7162"/>
    <w:rsid w:val="00FE1A30"/>
    <w:rsid w:val="00FE2FC3"/>
    <w:rsid w:val="00FE3276"/>
    <w:rsid w:val="00FE4786"/>
    <w:rsid w:val="00FE4DFB"/>
    <w:rsid w:val="00FE656C"/>
    <w:rsid w:val="00FE7226"/>
    <w:rsid w:val="00FF110B"/>
    <w:rsid w:val="00FF13E6"/>
    <w:rsid w:val="00FF22DA"/>
    <w:rsid w:val="00FF2771"/>
    <w:rsid w:val="00FF3187"/>
    <w:rsid w:val="00FF3E40"/>
    <w:rsid w:val="00FF4B0F"/>
    <w:rsid w:val="00FF5755"/>
    <w:rsid w:val="00FF593E"/>
    <w:rsid w:val="00FF77D3"/>
    <w:rsid w:val="01186F57"/>
    <w:rsid w:val="0174BD00"/>
    <w:rsid w:val="0219C206"/>
    <w:rsid w:val="0311DD94"/>
    <w:rsid w:val="03A20E7B"/>
    <w:rsid w:val="045B3A36"/>
    <w:rsid w:val="05A4AE9E"/>
    <w:rsid w:val="05C694AE"/>
    <w:rsid w:val="0686D504"/>
    <w:rsid w:val="07945022"/>
    <w:rsid w:val="0AABF2E6"/>
    <w:rsid w:val="0B83948B"/>
    <w:rsid w:val="0B9A1BF0"/>
    <w:rsid w:val="0C58BA96"/>
    <w:rsid w:val="0CFE0ED3"/>
    <w:rsid w:val="0DE70185"/>
    <w:rsid w:val="0E03AE8B"/>
    <w:rsid w:val="0E10C07E"/>
    <w:rsid w:val="0F58AA33"/>
    <w:rsid w:val="0FC612B2"/>
    <w:rsid w:val="0FF565C6"/>
    <w:rsid w:val="104AF254"/>
    <w:rsid w:val="10E6FA7E"/>
    <w:rsid w:val="1119E4DD"/>
    <w:rsid w:val="111FEF63"/>
    <w:rsid w:val="11352153"/>
    <w:rsid w:val="116E89F1"/>
    <w:rsid w:val="11AA0C22"/>
    <w:rsid w:val="124EE512"/>
    <w:rsid w:val="12DB190A"/>
    <w:rsid w:val="13DBB630"/>
    <w:rsid w:val="15093963"/>
    <w:rsid w:val="15606E0B"/>
    <w:rsid w:val="163F93CE"/>
    <w:rsid w:val="16D83CDE"/>
    <w:rsid w:val="1716A1B4"/>
    <w:rsid w:val="171EB17B"/>
    <w:rsid w:val="1749434B"/>
    <w:rsid w:val="17E44D79"/>
    <w:rsid w:val="18005FBB"/>
    <w:rsid w:val="1806C046"/>
    <w:rsid w:val="18144D4C"/>
    <w:rsid w:val="1882BCC5"/>
    <w:rsid w:val="18911AE4"/>
    <w:rsid w:val="18D11DDB"/>
    <w:rsid w:val="18D2B43D"/>
    <w:rsid w:val="18F7F6D6"/>
    <w:rsid w:val="19270F8D"/>
    <w:rsid w:val="19E13C8E"/>
    <w:rsid w:val="1ADC7F1D"/>
    <w:rsid w:val="1B9D78F0"/>
    <w:rsid w:val="1BFE5DE8"/>
    <w:rsid w:val="1C857FED"/>
    <w:rsid w:val="1D5E73D2"/>
    <w:rsid w:val="1D9C4F6F"/>
    <w:rsid w:val="1DBC1BEB"/>
    <w:rsid w:val="1E30E1D2"/>
    <w:rsid w:val="1EE7A65A"/>
    <w:rsid w:val="1EFEE264"/>
    <w:rsid w:val="1F8BC875"/>
    <w:rsid w:val="2024C692"/>
    <w:rsid w:val="2038C623"/>
    <w:rsid w:val="2124AB4E"/>
    <w:rsid w:val="225A57C8"/>
    <w:rsid w:val="226F562C"/>
    <w:rsid w:val="227F9A48"/>
    <w:rsid w:val="230BC9B8"/>
    <w:rsid w:val="23538666"/>
    <w:rsid w:val="23586811"/>
    <w:rsid w:val="246D6F6B"/>
    <w:rsid w:val="2484812A"/>
    <w:rsid w:val="24C2FF71"/>
    <w:rsid w:val="257211C3"/>
    <w:rsid w:val="25BF1866"/>
    <w:rsid w:val="266356C6"/>
    <w:rsid w:val="26834CBE"/>
    <w:rsid w:val="26C238B0"/>
    <w:rsid w:val="27BE9B9D"/>
    <w:rsid w:val="27D53CB8"/>
    <w:rsid w:val="28153CC7"/>
    <w:rsid w:val="285ACDAB"/>
    <w:rsid w:val="28643275"/>
    <w:rsid w:val="28795639"/>
    <w:rsid w:val="289BE017"/>
    <w:rsid w:val="28C8F78C"/>
    <w:rsid w:val="28E23A3C"/>
    <w:rsid w:val="29212C7E"/>
    <w:rsid w:val="296AE36B"/>
    <w:rsid w:val="29A5F2CF"/>
    <w:rsid w:val="2A13852C"/>
    <w:rsid w:val="2AD7D73E"/>
    <w:rsid w:val="2B86FCB5"/>
    <w:rsid w:val="2B8FDB40"/>
    <w:rsid w:val="2C389CFD"/>
    <w:rsid w:val="2C8041CF"/>
    <w:rsid w:val="2C822609"/>
    <w:rsid w:val="2CFA0350"/>
    <w:rsid w:val="2D431C17"/>
    <w:rsid w:val="2D44C810"/>
    <w:rsid w:val="2DE1640A"/>
    <w:rsid w:val="2E1AF2F0"/>
    <w:rsid w:val="2E35DA27"/>
    <w:rsid w:val="2EC55397"/>
    <w:rsid w:val="2F09CA61"/>
    <w:rsid w:val="2F13AA02"/>
    <w:rsid w:val="306124BF"/>
    <w:rsid w:val="30E59AFA"/>
    <w:rsid w:val="314E4E51"/>
    <w:rsid w:val="3160F754"/>
    <w:rsid w:val="317C31D6"/>
    <w:rsid w:val="31B0242C"/>
    <w:rsid w:val="31DDFA8B"/>
    <w:rsid w:val="32039E7E"/>
    <w:rsid w:val="32239ED3"/>
    <w:rsid w:val="323CC249"/>
    <w:rsid w:val="3279014B"/>
    <w:rsid w:val="32A3B27D"/>
    <w:rsid w:val="32B05FCE"/>
    <w:rsid w:val="3336DF47"/>
    <w:rsid w:val="33678F7C"/>
    <w:rsid w:val="3413722C"/>
    <w:rsid w:val="34159ADD"/>
    <w:rsid w:val="34BA9619"/>
    <w:rsid w:val="34F014AD"/>
    <w:rsid w:val="35D35885"/>
    <w:rsid w:val="369A85F9"/>
    <w:rsid w:val="369DB883"/>
    <w:rsid w:val="36C62C59"/>
    <w:rsid w:val="36D7AEC8"/>
    <w:rsid w:val="3AFA21FB"/>
    <w:rsid w:val="3B880894"/>
    <w:rsid w:val="3C615214"/>
    <w:rsid w:val="3C69D62F"/>
    <w:rsid w:val="3CD8A45F"/>
    <w:rsid w:val="3CF1B33C"/>
    <w:rsid w:val="3D8B0076"/>
    <w:rsid w:val="3DB5E6C4"/>
    <w:rsid w:val="3E418576"/>
    <w:rsid w:val="3E6BCE79"/>
    <w:rsid w:val="3E72B69D"/>
    <w:rsid w:val="3EECB810"/>
    <w:rsid w:val="3F6F42D0"/>
    <w:rsid w:val="3FC7B109"/>
    <w:rsid w:val="401E525F"/>
    <w:rsid w:val="405D7369"/>
    <w:rsid w:val="409DE0EA"/>
    <w:rsid w:val="40C0898C"/>
    <w:rsid w:val="427CCFD1"/>
    <w:rsid w:val="4284774E"/>
    <w:rsid w:val="42D186A5"/>
    <w:rsid w:val="4336C3B2"/>
    <w:rsid w:val="43A175B2"/>
    <w:rsid w:val="453F977E"/>
    <w:rsid w:val="462F5991"/>
    <w:rsid w:val="46B71226"/>
    <w:rsid w:val="46CAB4E3"/>
    <w:rsid w:val="46E1C523"/>
    <w:rsid w:val="479205E7"/>
    <w:rsid w:val="47962DDE"/>
    <w:rsid w:val="48DBE21A"/>
    <w:rsid w:val="48E29439"/>
    <w:rsid w:val="49121D5F"/>
    <w:rsid w:val="494978CA"/>
    <w:rsid w:val="4A5FB69A"/>
    <w:rsid w:val="4A74C597"/>
    <w:rsid w:val="4B007FAD"/>
    <w:rsid w:val="4B595D97"/>
    <w:rsid w:val="4BFB96A1"/>
    <w:rsid w:val="4C19F028"/>
    <w:rsid w:val="4CCFDDB3"/>
    <w:rsid w:val="4D016C38"/>
    <w:rsid w:val="4D10F09D"/>
    <w:rsid w:val="4D94CBCD"/>
    <w:rsid w:val="4E9C6F9C"/>
    <w:rsid w:val="4EB4CCC6"/>
    <w:rsid w:val="4F538BAC"/>
    <w:rsid w:val="4FB92D78"/>
    <w:rsid w:val="50584938"/>
    <w:rsid w:val="5135AB91"/>
    <w:rsid w:val="513CAEA2"/>
    <w:rsid w:val="51B57279"/>
    <w:rsid w:val="522C9C6D"/>
    <w:rsid w:val="524B7D59"/>
    <w:rsid w:val="52B15A5E"/>
    <w:rsid w:val="52EDC637"/>
    <w:rsid w:val="53E0A4D6"/>
    <w:rsid w:val="5469D18D"/>
    <w:rsid w:val="5486C98F"/>
    <w:rsid w:val="548FA349"/>
    <w:rsid w:val="54F723D8"/>
    <w:rsid w:val="554B80F4"/>
    <w:rsid w:val="5556188A"/>
    <w:rsid w:val="5557CDE4"/>
    <w:rsid w:val="56493FD0"/>
    <w:rsid w:val="56B4606E"/>
    <w:rsid w:val="5745CABB"/>
    <w:rsid w:val="57B0022F"/>
    <w:rsid w:val="57B9B290"/>
    <w:rsid w:val="57CCA42C"/>
    <w:rsid w:val="591C370F"/>
    <w:rsid w:val="597171D0"/>
    <w:rsid w:val="599871DA"/>
    <w:rsid w:val="59BB9169"/>
    <w:rsid w:val="5A03B43C"/>
    <w:rsid w:val="5A30F5A1"/>
    <w:rsid w:val="5B4D0CDA"/>
    <w:rsid w:val="5B8E8775"/>
    <w:rsid w:val="5C73ABE0"/>
    <w:rsid w:val="5CE1BB2F"/>
    <w:rsid w:val="5D227A5E"/>
    <w:rsid w:val="5DA81826"/>
    <w:rsid w:val="5E0ABE5B"/>
    <w:rsid w:val="5E78A024"/>
    <w:rsid w:val="5F9EE470"/>
    <w:rsid w:val="5FCFFF63"/>
    <w:rsid w:val="5FE00878"/>
    <w:rsid w:val="5FF5E348"/>
    <w:rsid w:val="6014B834"/>
    <w:rsid w:val="601F2E38"/>
    <w:rsid w:val="6035AC96"/>
    <w:rsid w:val="60E55206"/>
    <w:rsid w:val="60F9AB19"/>
    <w:rsid w:val="61A87851"/>
    <w:rsid w:val="61D2DEC0"/>
    <w:rsid w:val="621761AF"/>
    <w:rsid w:val="622AD03C"/>
    <w:rsid w:val="63351C8B"/>
    <w:rsid w:val="635480DB"/>
    <w:rsid w:val="636B0A91"/>
    <w:rsid w:val="63F692A8"/>
    <w:rsid w:val="64885D64"/>
    <w:rsid w:val="64FCDF5B"/>
    <w:rsid w:val="651E6D4D"/>
    <w:rsid w:val="65F4B33C"/>
    <w:rsid w:val="66619D47"/>
    <w:rsid w:val="66E6BEE8"/>
    <w:rsid w:val="66ED8DE9"/>
    <w:rsid w:val="672228F5"/>
    <w:rsid w:val="67D3CAA5"/>
    <w:rsid w:val="6801F74A"/>
    <w:rsid w:val="685711C8"/>
    <w:rsid w:val="68B883E5"/>
    <w:rsid w:val="6902C722"/>
    <w:rsid w:val="692AA953"/>
    <w:rsid w:val="6A63D640"/>
    <w:rsid w:val="6B1B0092"/>
    <w:rsid w:val="6B81C36B"/>
    <w:rsid w:val="6CC96B69"/>
    <w:rsid w:val="6D772557"/>
    <w:rsid w:val="6DC4989C"/>
    <w:rsid w:val="6DE0D2DA"/>
    <w:rsid w:val="6EBC6914"/>
    <w:rsid w:val="6F36CCCE"/>
    <w:rsid w:val="70948ADE"/>
    <w:rsid w:val="70A3B09C"/>
    <w:rsid w:val="70D1C034"/>
    <w:rsid w:val="70E5B833"/>
    <w:rsid w:val="717064E8"/>
    <w:rsid w:val="717B8A90"/>
    <w:rsid w:val="723E4A47"/>
    <w:rsid w:val="7277F5DD"/>
    <w:rsid w:val="732A80F8"/>
    <w:rsid w:val="73C7A61D"/>
    <w:rsid w:val="7440E663"/>
    <w:rsid w:val="74B8F1DB"/>
    <w:rsid w:val="7562108E"/>
    <w:rsid w:val="75A87686"/>
    <w:rsid w:val="784985B7"/>
    <w:rsid w:val="78DA5F59"/>
    <w:rsid w:val="78F25575"/>
    <w:rsid w:val="7978465B"/>
    <w:rsid w:val="79BD4E7F"/>
    <w:rsid w:val="7A111A3A"/>
    <w:rsid w:val="7A3857E1"/>
    <w:rsid w:val="7A50C150"/>
    <w:rsid w:val="7A601DFA"/>
    <w:rsid w:val="7B8FB571"/>
    <w:rsid w:val="7BE4D826"/>
    <w:rsid w:val="7C235A40"/>
    <w:rsid w:val="7C659AED"/>
    <w:rsid w:val="7C71440A"/>
    <w:rsid w:val="7D28E3E2"/>
    <w:rsid w:val="7E3C02BE"/>
    <w:rsid w:val="7E6579D9"/>
    <w:rsid w:val="7E9BDB93"/>
    <w:rsid w:val="7F8651EE"/>
    <w:rsid w:val="7FC8E519"/>
    <w:rsid w:val="7FCBC7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A9E69"/>
  <w15:chartTrackingRefBased/>
  <w15:docId w15:val="{B4143626-1D73-4A86-9D1A-8DD3488FE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BCA"/>
    <w:rPr>
      <w:lang w:val="id-ID"/>
    </w:rPr>
  </w:style>
  <w:style w:type="paragraph" w:styleId="Heading1">
    <w:name w:val="heading 1"/>
    <w:basedOn w:val="Normal"/>
    <w:next w:val="Normal"/>
    <w:link w:val="Heading1Char"/>
    <w:uiPriority w:val="9"/>
    <w:qFormat/>
    <w:rsid w:val="61D2DEC0"/>
    <w:pPr>
      <w:keepNext/>
      <w:keepLines/>
      <w:numPr>
        <w:numId w:val="2"/>
      </w:numPr>
      <w:spacing w:before="360" w:after="80"/>
      <w:outlineLvl w:val="0"/>
    </w:pPr>
    <w:rPr>
      <w:rFonts w:asciiTheme="majorHAnsi" w:eastAsiaTheme="majorEastAsia" w:hAnsiTheme="majorHAnsi" w:cstheme="majorBidi"/>
      <w:b/>
      <w:bCs/>
      <w:color w:val="000000" w:themeColor="text1"/>
      <w:sz w:val="44"/>
      <w:szCs w:val="44"/>
    </w:rPr>
  </w:style>
  <w:style w:type="paragraph" w:styleId="Heading2">
    <w:name w:val="heading 2"/>
    <w:basedOn w:val="Normal"/>
    <w:next w:val="Normal"/>
    <w:link w:val="Heading2Char"/>
    <w:uiPriority w:val="9"/>
    <w:unhideWhenUsed/>
    <w:qFormat/>
    <w:rsid w:val="00963833"/>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83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833"/>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833"/>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833"/>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833"/>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833"/>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833"/>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833"/>
    <w:rPr>
      <w:rFonts w:asciiTheme="majorHAnsi" w:eastAsiaTheme="majorEastAsia" w:hAnsiTheme="majorHAnsi" w:cstheme="majorBidi"/>
      <w:b/>
      <w:bCs/>
      <w:color w:val="000000" w:themeColor="text1"/>
      <w:sz w:val="44"/>
      <w:szCs w:val="44"/>
      <w:lang w:val="id-ID"/>
    </w:rPr>
  </w:style>
  <w:style w:type="character" w:customStyle="1" w:styleId="Heading2Char">
    <w:name w:val="Heading 2 Char"/>
    <w:basedOn w:val="DefaultParagraphFont"/>
    <w:link w:val="Heading2"/>
    <w:uiPriority w:val="9"/>
    <w:rsid w:val="00963833"/>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963833"/>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963833"/>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963833"/>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963833"/>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63833"/>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63833"/>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63833"/>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63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833"/>
    <w:pPr>
      <w:spacing w:before="160"/>
      <w:jc w:val="center"/>
    </w:pPr>
    <w:rPr>
      <w:i/>
      <w:iCs/>
      <w:color w:val="404040" w:themeColor="text1" w:themeTint="BF"/>
    </w:rPr>
  </w:style>
  <w:style w:type="character" w:customStyle="1" w:styleId="QuoteChar">
    <w:name w:val="Quote Char"/>
    <w:basedOn w:val="DefaultParagraphFont"/>
    <w:link w:val="Quote"/>
    <w:uiPriority w:val="29"/>
    <w:rsid w:val="00963833"/>
    <w:rPr>
      <w:i/>
      <w:iCs/>
      <w:color w:val="404040" w:themeColor="text1" w:themeTint="BF"/>
    </w:rPr>
  </w:style>
  <w:style w:type="paragraph" w:styleId="ListParagraph">
    <w:name w:val="List Paragraph"/>
    <w:basedOn w:val="Normal"/>
    <w:uiPriority w:val="34"/>
    <w:qFormat/>
    <w:rsid w:val="00963833"/>
    <w:pPr>
      <w:ind w:left="720"/>
      <w:contextualSpacing/>
    </w:pPr>
  </w:style>
  <w:style w:type="character" w:styleId="IntenseEmphasis">
    <w:name w:val="Intense Emphasis"/>
    <w:basedOn w:val="DefaultParagraphFont"/>
    <w:uiPriority w:val="21"/>
    <w:qFormat/>
    <w:rsid w:val="00963833"/>
    <w:rPr>
      <w:i/>
      <w:iCs/>
      <w:color w:val="0F4761" w:themeColor="accent1" w:themeShade="BF"/>
    </w:rPr>
  </w:style>
  <w:style w:type="paragraph" w:styleId="IntenseQuote">
    <w:name w:val="Intense Quote"/>
    <w:basedOn w:val="Normal"/>
    <w:next w:val="Normal"/>
    <w:link w:val="IntenseQuoteChar"/>
    <w:uiPriority w:val="30"/>
    <w:qFormat/>
    <w:rsid w:val="00963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833"/>
    <w:rPr>
      <w:i/>
      <w:iCs/>
      <w:color w:val="0F4761" w:themeColor="accent1" w:themeShade="BF"/>
    </w:rPr>
  </w:style>
  <w:style w:type="character" w:styleId="IntenseReference">
    <w:name w:val="Intense Reference"/>
    <w:basedOn w:val="DefaultParagraphFont"/>
    <w:uiPriority w:val="32"/>
    <w:qFormat/>
    <w:rsid w:val="00963833"/>
    <w:rPr>
      <w:b/>
      <w:bCs/>
      <w:smallCaps/>
      <w:color w:val="0F4761" w:themeColor="accent1" w:themeShade="BF"/>
      <w:spacing w:val="5"/>
    </w:rPr>
  </w:style>
  <w:style w:type="paragraph" w:styleId="TOC1">
    <w:name w:val="toc 1"/>
    <w:basedOn w:val="Normal"/>
    <w:next w:val="Normal"/>
    <w:uiPriority w:val="39"/>
    <w:unhideWhenUsed/>
    <w:rsid w:val="64FCDF5B"/>
    <w:pPr>
      <w:spacing w:after="100"/>
    </w:pPr>
  </w:style>
  <w:style w:type="character" w:styleId="Hyperlink">
    <w:name w:val="Hyperlink"/>
    <w:basedOn w:val="DefaultParagraphFont"/>
    <w:uiPriority w:val="99"/>
    <w:unhideWhenUsed/>
    <w:rsid w:val="64FCDF5B"/>
    <w:rPr>
      <w:color w:val="467886"/>
      <w:u w:val="single"/>
    </w:rPr>
  </w:style>
  <w:style w:type="paragraph" w:styleId="Header">
    <w:name w:val="header"/>
    <w:basedOn w:val="Normal"/>
    <w:link w:val="HeaderChar"/>
    <w:uiPriority w:val="99"/>
    <w:unhideWhenUsed/>
    <w:rsid w:val="00943879"/>
    <w:pPr>
      <w:tabs>
        <w:tab w:val="center" w:pos="4680"/>
        <w:tab w:val="right" w:pos="9360"/>
      </w:tabs>
      <w:spacing w:after="0" w:line="240" w:lineRule="auto"/>
    </w:pPr>
  </w:style>
  <w:style w:type="paragraph" w:styleId="Footer">
    <w:name w:val="footer"/>
    <w:basedOn w:val="Normal"/>
    <w:link w:val="FooterChar"/>
    <w:uiPriority w:val="99"/>
    <w:unhideWhenUsed/>
    <w:rsid w:val="4FB92D7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9C0DD3"/>
  </w:style>
  <w:style w:type="character" w:customStyle="1" w:styleId="HeaderChar">
    <w:name w:val="Header Char"/>
    <w:basedOn w:val="DefaultParagraphFont"/>
    <w:link w:val="Header"/>
    <w:uiPriority w:val="99"/>
    <w:rsid w:val="004D7EDB"/>
  </w:style>
  <w:style w:type="paragraph" w:styleId="TOC2">
    <w:name w:val="toc 2"/>
    <w:basedOn w:val="Normal"/>
    <w:next w:val="Normal"/>
    <w:autoRedefine/>
    <w:uiPriority w:val="39"/>
    <w:unhideWhenUsed/>
    <w:rsid w:val="007934B3"/>
    <w:pPr>
      <w:spacing w:after="100"/>
      <w:ind w:left="240"/>
    </w:pPr>
  </w:style>
  <w:style w:type="paragraph" w:styleId="TOC3">
    <w:name w:val="toc 3"/>
    <w:basedOn w:val="Normal"/>
    <w:next w:val="Normal"/>
    <w:autoRedefine/>
    <w:uiPriority w:val="39"/>
    <w:unhideWhenUsed/>
    <w:rsid w:val="00BE0331"/>
    <w:pPr>
      <w:spacing w:after="100"/>
      <w:ind w:left="480"/>
    </w:pPr>
  </w:style>
  <w:style w:type="character" w:styleId="LineNumber">
    <w:name w:val="line number"/>
    <w:basedOn w:val="DefaultParagraphFont"/>
    <w:uiPriority w:val="99"/>
    <w:semiHidden/>
    <w:unhideWhenUsed/>
    <w:rsid w:val="00F34234"/>
  </w:style>
  <w:style w:type="paragraph" w:styleId="Caption">
    <w:name w:val="caption"/>
    <w:basedOn w:val="Normal"/>
    <w:next w:val="Normal"/>
    <w:uiPriority w:val="35"/>
    <w:unhideWhenUsed/>
    <w:qFormat/>
    <w:rsid w:val="007E13DD"/>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9777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7794"/>
    <w:rPr>
      <w:sz w:val="20"/>
      <w:szCs w:val="20"/>
      <w:lang w:val="id-ID"/>
    </w:rPr>
  </w:style>
  <w:style w:type="character" w:styleId="FootnoteReference">
    <w:name w:val="footnote reference"/>
    <w:basedOn w:val="DefaultParagraphFont"/>
    <w:uiPriority w:val="99"/>
    <w:semiHidden/>
    <w:unhideWhenUsed/>
    <w:rsid w:val="00977794"/>
    <w:rPr>
      <w:vertAlign w:val="superscript"/>
    </w:rPr>
  </w:style>
  <w:style w:type="paragraph" w:styleId="Bibliography">
    <w:name w:val="Bibliography"/>
    <w:basedOn w:val="Normal"/>
    <w:next w:val="Normal"/>
    <w:uiPriority w:val="37"/>
    <w:unhideWhenUsed/>
    <w:rsid w:val="008A7759"/>
  </w:style>
  <w:style w:type="numbering" w:customStyle="1" w:styleId="StyleFootNote">
    <w:name w:val="Style Foot Note"/>
    <w:uiPriority w:val="99"/>
    <w:rsid w:val="008A7759"/>
    <w:pPr>
      <w:numPr>
        <w:numId w:val="38"/>
      </w:numPr>
    </w:pPr>
  </w:style>
  <w:style w:type="paragraph" w:styleId="EndnoteText">
    <w:name w:val="endnote text"/>
    <w:basedOn w:val="Normal"/>
    <w:link w:val="EndnoteTextChar"/>
    <w:uiPriority w:val="99"/>
    <w:semiHidden/>
    <w:unhideWhenUsed/>
    <w:rsid w:val="0071732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732F"/>
    <w:rPr>
      <w:sz w:val="20"/>
      <w:szCs w:val="20"/>
      <w:lang w:val="id-ID"/>
    </w:rPr>
  </w:style>
  <w:style w:type="character" w:styleId="EndnoteReference">
    <w:name w:val="endnote reference"/>
    <w:basedOn w:val="DefaultParagraphFont"/>
    <w:uiPriority w:val="99"/>
    <w:semiHidden/>
    <w:unhideWhenUsed/>
    <w:rsid w:val="0071732F"/>
    <w:rPr>
      <w:vertAlign w:val="superscript"/>
    </w:rPr>
  </w:style>
  <w:style w:type="paragraph" w:styleId="Revision">
    <w:name w:val="Revision"/>
    <w:hidden/>
    <w:uiPriority w:val="99"/>
    <w:semiHidden/>
    <w:rsid w:val="000160DE"/>
    <w:pPr>
      <w:spacing w:after="0" w:line="240" w:lineRule="auto"/>
    </w:pPr>
    <w:rPr>
      <w:lang w:val="id-ID"/>
    </w:rPr>
  </w:style>
  <w:style w:type="character" w:styleId="UnresolvedMention">
    <w:name w:val="Unresolved Mention"/>
    <w:basedOn w:val="DefaultParagraphFont"/>
    <w:uiPriority w:val="99"/>
    <w:semiHidden/>
    <w:unhideWhenUsed/>
    <w:rsid w:val="002869C0"/>
    <w:rPr>
      <w:color w:val="605E5C"/>
      <w:shd w:val="clear" w:color="auto" w:fill="E1DFDD"/>
    </w:rPr>
  </w:style>
  <w:style w:type="character" w:styleId="FollowedHyperlink">
    <w:name w:val="FollowedHyperlink"/>
    <w:basedOn w:val="DefaultParagraphFont"/>
    <w:uiPriority w:val="99"/>
    <w:semiHidden/>
    <w:unhideWhenUsed/>
    <w:rsid w:val="002869C0"/>
    <w:rPr>
      <w:color w:val="96607D" w:themeColor="followedHyperlink"/>
      <w:u w:val="single"/>
    </w:rPr>
  </w:style>
  <w:style w:type="paragraph" w:styleId="TOCHeading">
    <w:name w:val="TOC Heading"/>
    <w:basedOn w:val="Heading1"/>
    <w:next w:val="Normal"/>
    <w:uiPriority w:val="39"/>
    <w:unhideWhenUsed/>
    <w:qFormat/>
    <w:rsid w:val="784985B7"/>
    <w:pPr>
      <w:spacing w:before="240" w:after="0" w:line="259" w:lineRule="auto"/>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462480">
      <w:bodyDiv w:val="1"/>
      <w:marLeft w:val="0"/>
      <w:marRight w:val="0"/>
      <w:marTop w:val="0"/>
      <w:marBottom w:val="0"/>
      <w:divBdr>
        <w:top w:val="none" w:sz="0" w:space="0" w:color="auto"/>
        <w:left w:val="none" w:sz="0" w:space="0" w:color="auto"/>
        <w:bottom w:val="none" w:sz="0" w:space="0" w:color="auto"/>
        <w:right w:val="none" w:sz="0" w:space="0" w:color="auto"/>
      </w:divBdr>
    </w:div>
    <w:div w:id="1457941433">
      <w:bodyDiv w:val="1"/>
      <w:marLeft w:val="0"/>
      <w:marRight w:val="0"/>
      <w:marTop w:val="0"/>
      <w:marBottom w:val="0"/>
      <w:divBdr>
        <w:top w:val="none" w:sz="0" w:space="0" w:color="auto"/>
        <w:left w:val="none" w:sz="0" w:space="0" w:color="auto"/>
        <w:bottom w:val="none" w:sz="0" w:space="0" w:color="auto"/>
        <w:right w:val="none" w:sz="0" w:space="0" w:color="auto"/>
      </w:divBdr>
    </w:div>
    <w:div w:id="147293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footer" Target="footer3.xml"/><Relationship Id="rId26" Type="http://schemas.openxmlformats.org/officeDocument/2006/relationships/hyperlink" Target="https://bookbloom-api-v2-12858011155.asia-southeast2.run.app/" TargetMode="External"/><Relationship Id="rId21" Type="http://schemas.openxmlformats.org/officeDocument/2006/relationships/header" Target="header4.xml"/><Relationship Id="rId34"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hyperlink" Target="https://github.com/Eyapa/BookBlo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4.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hyperlink" Target="https://drive.google.com/drive/folders/1xpfEfFySN8TB3HF0Alh6soYU01ma0NVC?usp=sharing" TargetMode="External"/><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doi.org/10.52436/1.jutif.2025.6.5.5292"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hyperlink" Target="https://drive.google.com/drive/folders/186lt3A7XJ0-OPCvFipwYfKQYsORPnwqz?usp=shar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5.xml"/><Relationship Id="rId27" Type="http://schemas.openxmlformats.org/officeDocument/2006/relationships/hyperlink" Target="https://doi.org/10.18080/jtde.v12n3.976" TargetMode="External"/><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Men17</b:Tag>
    <b:SourceType>DocumentFromInternetSite</b:SourceType>
    <b:Guid>{0041461D-227B-4AF2-A290-0F7EEE6C729E}</b:Guid>
    <b:Title>Goodreads Book Graph Datasets</b:Title>
    <b:Year>2017</b:Year>
    <b:Author>
      <b:Author>
        <b:NameList>
          <b:Person>
            <b:Last>Wan</b:Last>
            <b:First>Mengting</b:First>
          </b:Person>
          <b:Person>
            <b:Last>McAuley</b:Last>
            <b:First>Julian</b:First>
          </b:Person>
        </b:NameList>
      </b:Author>
    </b:Author>
    <b:InternetSiteTitle>Goodreads Datasets</b:InternetSiteTitle>
    <b:Month>December</b:Month>
    <b:Day>31</b:Day>
    <b:URL>https://cseweb.ucsd.edu/~jmcauley/datasets/goodreads.html</b:URL>
    <b:RefOrder>1</b:RefOrder>
  </b:Source>
</b:Sources>
</file>

<file path=customXml/itemProps1.xml><?xml version="1.0" encoding="utf-8"?>
<ds:datastoreItem xmlns:ds="http://schemas.openxmlformats.org/officeDocument/2006/customXml" ds:itemID="{681A1B8D-2280-460E-A602-0148F085600F}">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1072</TotalTime>
  <Pages>1</Pages>
  <Words>3064</Words>
  <Characters>17468</Characters>
  <Application>Microsoft Office Word</Application>
  <DocSecurity>4</DocSecurity>
  <Lines>145</Lines>
  <Paragraphs>40</Paragraphs>
  <ScaleCrop>false</ScaleCrop>
  <Company/>
  <LinksUpToDate>false</LinksUpToDate>
  <CharactersWithSpaces>20492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ARDEN ARYANTO</dc:creator>
  <cp:keywords/>
  <dc:description/>
  <cp:lastModifiedBy>EARLY ACHIRIL PUTRA</cp:lastModifiedBy>
  <cp:revision>800</cp:revision>
  <dcterms:created xsi:type="dcterms:W3CDTF">2025-10-24T10:40:00Z</dcterms:created>
  <dcterms:modified xsi:type="dcterms:W3CDTF">2025-12-20T10:56:00Z</dcterms:modified>
</cp:coreProperties>
</file>